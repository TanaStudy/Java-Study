
<file path=[Content_Types].xml><?xml version="1.0" encoding="utf-8"?>
<Types xmlns="http://schemas.openxmlformats.org/package/2006/content-types">
  <Default Extension="emf" ContentType="image/x-emf"/>
  <Default Extension="png" ContentType="image/png"/>
  <Default Extension="pptx" ContentType="application/vnd.openxmlformats-officedocument.presentationml.presentation"/>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30B5F" w:rsidRDefault="00130B5F" w:rsidP="00130B5F"/>
    <w:p w:rsidR="00130B5F" w:rsidRPr="00D71D34" w:rsidRDefault="00705771" w:rsidP="00705771">
      <w:pPr>
        <w:pStyle w:val="ab"/>
      </w:pPr>
      <w:r>
        <w:rPr>
          <w:rFonts w:hint="eastAsia"/>
        </w:rPr>
        <w:t>谷粒商城</w:t>
      </w:r>
    </w:p>
    <w:p w:rsidR="008040B2" w:rsidRPr="00705771" w:rsidRDefault="00705771" w:rsidP="00705771">
      <w:pPr>
        <w:spacing w:line="240" w:lineRule="auto"/>
        <w:jc w:val="center"/>
        <w:rPr>
          <w:rFonts w:cs="Times New Roman"/>
          <w:sz w:val="24"/>
          <w:szCs w:val="22"/>
        </w:rPr>
      </w:pPr>
      <w:r>
        <w:rPr>
          <w:sz w:val="24"/>
        </w:rPr>
        <w:t xml:space="preserve"> </w:t>
      </w:r>
    </w:p>
    <w:p w:rsidR="00CC4286" w:rsidRPr="00CC4286" w:rsidRDefault="00CC4286" w:rsidP="00CC4286">
      <w:pPr>
        <w:spacing w:line="220" w:lineRule="atLeast"/>
        <w:jc w:val="center"/>
        <w:rPr>
          <w:rFonts w:cs="微软雅黑"/>
          <w:kern w:val="0"/>
          <w:sz w:val="24"/>
          <w:szCs w:val="24"/>
        </w:rPr>
      </w:pPr>
      <w:r w:rsidRPr="00CC4286">
        <w:rPr>
          <w:rFonts w:cs="微软雅黑"/>
          <w:kern w:val="0"/>
          <w:sz w:val="24"/>
          <w:szCs w:val="24"/>
        </w:rPr>
        <w:t>版本：</w:t>
      </w:r>
      <w:r w:rsidRPr="00CC4286">
        <w:rPr>
          <w:rFonts w:cs="微软雅黑"/>
          <w:kern w:val="0"/>
          <w:sz w:val="24"/>
          <w:szCs w:val="24"/>
        </w:rPr>
        <w:t>V</w:t>
      </w:r>
      <w:r>
        <w:rPr>
          <w:rFonts w:cs="微软雅黑" w:hint="eastAsia"/>
          <w:kern w:val="0"/>
          <w:sz w:val="24"/>
          <w:szCs w:val="24"/>
        </w:rPr>
        <w:t xml:space="preserve"> </w:t>
      </w:r>
      <w:r w:rsidR="008468F3">
        <w:rPr>
          <w:rFonts w:cs="微软雅黑"/>
          <w:kern w:val="0"/>
          <w:sz w:val="24"/>
          <w:szCs w:val="24"/>
        </w:rPr>
        <w:t>2</w:t>
      </w:r>
      <w:r>
        <w:rPr>
          <w:rFonts w:cs="微软雅黑"/>
          <w:kern w:val="0"/>
          <w:sz w:val="24"/>
          <w:szCs w:val="24"/>
        </w:rPr>
        <w:t>.</w:t>
      </w:r>
      <w:r>
        <w:rPr>
          <w:rFonts w:cs="微软雅黑" w:hint="eastAsia"/>
          <w:kern w:val="0"/>
          <w:sz w:val="24"/>
          <w:szCs w:val="24"/>
        </w:rPr>
        <w:t>0</w:t>
      </w:r>
    </w:p>
    <w:p w:rsidR="00CC4286" w:rsidRPr="009B5021" w:rsidRDefault="00CC4286" w:rsidP="00130B5F">
      <w:pPr>
        <w:jc w:val="center"/>
        <w:rPr>
          <w:sz w:val="24"/>
        </w:rPr>
      </w:pPr>
    </w:p>
    <w:p w:rsidR="00C26D14" w:rsidRPr="00FA3BB4" w:rsidRDefault="00C26D14" w:rsidP="00130B5F">
      <w:pPr>
        <w:rPr>
          <w:sz w:val="28"/>
        </w:rPr>
      </w:pPr>
    </w:p>
    <w:p w:rsidR="00D71D34" w:rsidRPr="00705771" w:rsidRDefault="00705771" w:rsidP="00705771">
      <w:pPr>
        <w:pStyle w:val="1"/>
      </w:pPr>
      <w:r>
        <w:rPr>
          <w:rFonts w:hint="eastAsia"/>
        </w:rPr>
        <w:t>一、</w:t>
      </w:r>
      <w:r w:rsidR="00C33E4C">
        <w:rPr>
          <w:rFonts w:hint="eastAsia"/>
        </w:rPr>
        <w:t>分布式架构</w:t>
      </w:r>
    </w:p>
    <w:p w:rsidR="00201488" w:rsidRDefault="00C33E4C" w:rsidP="00C33E4C">
      <w:pPr>
        <w:pStyle w:val="2"/>
        <w:rPr>
          <w:rFonts w:ascii="Arial" w:hAnsi="Arial" w:cs="Arial"/>
          <w:color w:val="333333"/>
          <w:shd w:val="clear" w:color="auto" w:fill="FFFFFF"/>
        </w:rPr>
      </w:pPr>
      <w:r>
        <w:rPr>
          <w:rFonts w:hint="eastAsia"/>
        </w:rPr>
        <w:t xml:space="preserve">1  </w:t>
      </w:r>
      <w:r>
        <w:rPr>
          <w:rFonts w:hint="eastAsia"/>
        </w:rPr>
        <w:t>分布式架构的演进</w:t>
      </w:r>
    </w:p>
    <w:p w:rsidR="00D7294E" w:rsidRDefault="00C33E4C" w:rsidP="00C33E4C">
      <w:pPr>
        <w:pStyle w:val="3"/>
      </w:pPr>
      <w:r>
        <w:rPr>
          <w:rFonts w:hint="eastAsia"/>
        </w:rPr>
        <w:t>1.1</w:t>
      </w:r>
      <w:r>
        <w:t xml:space="preserve"> </w:t>
      </w:r>
      <w:r w:rsidR="00F65745">
        <w:t xml:space="preserve"> </w:t>
      </w:r>
      <w:r>
        <w:rPr>
          <w:rFonts w:hint="eastAsia"/>
        </w:rPr>
        <w:t>单一应用架构</w:t>
      </w:r>
    </w:p>
    <w:p w:rsidR="00C33E4C" w:rsidRDefault="00C33E4C" w:rsidP="00C33E4C">
      <w:pPr>
        <w:ind w:firstLine="420"/>
      </w:pPr>
      <w:r>
        <w:rPr>
          <w:noProof/>
        </w:rPr>
        <w:drawing>
          <wp:inline distT="0" distB="0" distL="0" distR="0" wp14:anchorId="1C358BC3" wp14:editId="326F4660">
            <wp:extent cx="4337913" cy="2096362"/>
            <wp:effectExtent l="0" t="0" r="571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354885" cy="2104564"/>
                    </a:xfrm>
                    <a:prstGeom prst="rect">
                      <a:avLst/>
                    </a:prstGeom>
                  </pic:spPr>
                </pic:pic>
              </a:graphicData>
            </a:graphic>
          </wp:inline>
        </w:drawing>
      </w:r>
    </w:p>
    <w:p w:rsidR="00C33E4C" w:rsidRDefault="00C33E4C" w:rsidP="00C33E4C">
      <w:pPr>
        <w:ind w:firstLine="420"/>
      </w:pPr>
      <w:r>
        <w:rPr>
          <w:rFonts w:hint="eastAsia"/>
        </w:rPr>
        <w:t>适用于小型网站，小型管理系统，将所有功能都部署到一个功能里，简单易用。</w:t>
      </w:r>
    </w:p>
    <w:p w:rsidR="00C33E4C" w:rsidRDefault="00C33E4C" w:rsidP="00C33E4C">
      <w:pPr>
        <w:ind w:firstLine="420"/>
      </w:pPr>
      <w:r>
        <w:rPr>
          <w:rFonts w:hint="eastAsia"/>
        </w:rPr>
        <w:t>缺点：</w:t>
      </w:r>
      <w:r w:rsidR="002A08E1">
        <w:rPr>
          <w:rFonts w:hint="eastAsia"/>
        </w:rPr>
        <w:t xml:space="preserve"> </w:t>
      </w:r>
      <w:r w:rsidR="002A08E1">
        <w:t>1</w:t>
      </w:r>
      <w:r w:rsidR="002A08E1">
        <w:rPr>
          <w:rFonts w:hint="eastAsia"/>
        </w:rPr>
        <w:t>、性能扩展比较难</w:t>
      </w:r>
      <w:r w:rsidR="002A08E1">
        <w:rPr>
          <w:rFonts w:hint="eastAsia"/>
        </w:rPr>
        <w:t xml:space="preserve"> </w:t>
      </w:r>
    </w:p>
    <w:p w:rsidR="002A08E1" w:rsidRDefault="002A08E1" w:rsidP="00C33E4C">
      <w:pPr>
        <w:ind w:firstLine="420"/>
      </w:pPr>
      <w:r>
        <w:t xml:space="preserve">       2</w:t>
      </w:r>
      <w:r>
        <w:rPr>
          <w:rFonts w:hint="eastAsia"/>
        </w:rPr>
        <w:t>、协同开发问题</w:t>
      </w:r>
    </w:p>
    <w:p w:rsidR="003F5F6D" w:rsidRPr="00C33E4C" w:rsidRDefault="003F5F6D" w:rsidP="00C33E4C">
      <w:pPr>
        <w:ind w:firstLine="420"/>
      </w:pPr>
      <w:r>
        <w:rPr>
          <w:rFonts w:hint="eastAsia"/>
        </w:rPr>
        <w:t xml:space="preserve">       3</w:t>
      </w:r>
      <w:r>
        <w:rPr>
          <w:rFonts w:hint="eastAsia"/>
        </w:rPr>
        <w:t>、不利于升级维护</w:t>
      </w:r>
    </w:p>
    <w:p w:rsidR="00C33E4C" w:rsidRDefault="00C33E4C" w:rsidP="00C33E4C">
      <w:pPr>
        <w:ind w:firstLine="420"/>
      </w:pPr>
    </w:p>
    <w:p w:rsidR="00421B20" w:rsidRDefault="00421B20" w:rsidP="00C33E4C">
      <w:pPr>
        <w:ind w:firstLine="420"/>
      </w:pPr>
    </w:p>
    <w:p w:rsidR="00421B20" w:rsidRDefault="00F65745" w:rsidP="00F65745">
      <w:pPr>
        <w:pStyle w:val="3"/>
      </w:pPr>
      <w:r>
        <w:rPr>
          <w:rFonts w:hint="eastAsia"/>
        </w:rPr>
        <w:lastRenderedPageBreak/>
        <w:t>1.2</w:t>
      </w:r>
      <w:r>
        <w:t xml:space="preserve">  </w:t>
      </w:r>
      <w:r w:rsidR="00421B20">
        <w:rPr>
          <w:rFonts w:hint="eastAsia"/>
        </w:rPr>
        <w:t>垂直应用架构</w:t>
      </w:r>
    </w:p>
    <w:p w:rsidR="00421B20" w:rsidRDefault="00421B20" w:rsidP="00C33E4C">
      <w:pPr>
        <w:ind w:firstLine="420"/>
      </w:pPr>
      <w:r>
        <w:rPr>
          <w:rFonts w:hint="eastAsia"/>
        </w:rPr>
        <w:t>通过切分业务来</w:t>
      </w:r>
      <w:r w:rsidR="00FE4465">
        <w:rPr>
          <w:rFonts w:hint="eastAsia"/>
        </w:rPr>
        <w:t>实现各个模块独立</w:t>
      </w:r>
      <w:r>
        <w:rPr>
          <w:rFonts w:hint="eastAsia"/>
        </w:rPr>
        <w:t>部署，</w:t>
      </w:r>
      <w:r w:rsidR="00FE4465">
        <w:rPr>
          <w:rFonts w:hint="eastAsia"/>
        </w:rPr>
        <w:t>降低了维护和部署的难度，团队各司其职更易管理，性能扩展也更方便，更有针对性。</w:t>
      </w:r>
    </w:p>
    <w:p w:rsidR="0074357E" w:rsidRDefault="0074357E" w:rsidP="00C33E4C">
      <w:pPr>
        <w:ind w:firstLine="420"/>
      </w:pPr>
      <w:r>
        <w:rPr>
          <w:rFonts w:hint="eastAsia"/>
        </w:rPr>
        <w:t>缺点：</w:t>
      </w:r>
      <w:r w:rsidR="002A08E1">
        <w:rPr>
          <w:rFonts w:hint="eastAsia"/>
        </w:rPr>
        <w:t xml:space="preserve"> </w:t>
      </w:r>
      <w:r w:rsidR="003F5F6D">
        <w:rPr>
          <w:rFonts w:hint="eastAsia"/>
        </w:rPr>
        <w:t>公用模块无法重复利用</w:t>
      </w:r>
      <w:r w:rsidR="009921EC">
        <w:rPr>
          <w:rFonts w:hint="eastAsia"/>
        </w:rPr>
        <w:t>，开发性的浪费</w:t>
      </w:r>
    </w:p>
    <w:p w:rsidR="00C33E4C" w:rsidRDefault="00C33E4C" w:rsidP="00C33E4C">
      <w:r>
        <w:rPr>
          <w:noProof/>
        </w:rPr>
        <w:drawing>
          <wp:inline distT="0" distB="0" distL="0" distR="0" wp14:anchorId="14EDAAC3" wp14:editId="2998D934">
            <wp:extent cx="4535424" cy="2513431"/>
            <wp:effectExtent l="0" t="0" r="0" b="12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44437" cy="2518426"/>
                    </a:xfrm>
                    <a:prstGeom prst="rect">
                      <a:avLst/>
                    </a:prstGeom>
                  </pic:spPr>
                </pic:pic>
              </a:graphicData>
            </a:graphic>
          </wp:inline>
        </w:drawing>
      </w:r>
    </w:p>
    <w:p w:rsidR="00C33E4C" w:rsidRDefault="00C33E4C" w:rsidP="00C33E4C">
      <w:pPr>
        <w:ind w:firstLine="420"/>
      </w:pPr>
    </w:p>
    <w:p w:rsidR="00C33E4C" w:rsidRDefault="00F65745" w:rsidP="00F65745">
      <w:pPr>
        <w:pStyle w:val="3"/>
      </w:pPr>
      <w:r>
        <w:rPr>
          <w:rFonts w:hint="eastAsia"/>
        </w:rPr>
        <w:t>1.3</w:t>
      </w:r>
      <w:r>
        <w:t xml:space="preserve">  </w:t>
      </w:r>
      <w:r w:rsidR="0074357E">
        <w:rPr>
          <w:rFonts w:hint="eastAsia"/>
        </w:rPr>
        <w:t>分布式应用架构</w:t>
      </w:r>
    </w:p>
    <w:p w:rsidR="0074357E" w:rsidRDefault="0074357E" w:rsidP="00C33E4C">
      <w:pPr>
        <w:ind w:firstLine="420"/>
      </w:pPr>
      <w:r>
        <w:rPr>
          <w:rFonts w:hint="eastAsia"/>
        </w:rPr>
        <w:t>将各个应用通过分层独立出来</w:t>
      </w:r>
      <w:r w:rsidR="003C4102">
        <w:rPr>
          <w:rFonts w:hint="eastAsia"/>
        </w:rPr>
        <w:t>，可以利用</w:t>
      </w:r>
      <w:proofErr w:type="spellStart"/>
      <w:r w:rsidR="003C4102">
        <w:rPr>
          <w:rFonts w:hint="eastAsia"/>
        </w:rPr>
        <w:t>rpc</w:t>
      </w:r>
      <w:proofErr w:type="spellEnd"/>
      <w:r w:rsidR="003C4102">
        <w:rPr>
          <w:rFonts w:hint="eastAsia"/>
        </w:rPr>
        <w:t>实现</w:t>
      </w:r>
      <w:r w:rsidR="003C4102">
        <w:rPr>
          <w:rFonts w:hint="eastAsia"/>
        </w:rPr>
        <w:t>web</w:t>
      </w:r>
      <w:r w:rsidR="003C4102">
        <w:rPr>
          <w:rFonts w:hint="eastAsia"/>
        </w:rPr>
        <w:t>与</w:t>
      </w:r>
      <w:r w:rsidR="003C4102">
        <w:rPr>
          <w:rFonts w:hint="eastAsia"/>
        </w:rPr>
        <w:t>service</w:t>
      </w:r>
      <w:r w:rsidR="003C4102">
        <w:rPr>
          <w:rFonts w:hint="eastAsia"/>
        </w:rPr>
        <w:t>、</w:t>
      </w:r>
      <w:r w:rsidR="003C4102">
        <w:rPr>
          <w:rFonts w:hint="eastAsia"/>
        </w:rPr>
        <w:t>service</w:t>
      </w:r>
      <w:r w:rsidR="003C4102">
        <w:rPr>
          <w:rFonts w:hint="eastAsia"/>
        </w:rPr>
        <w:t>与</w:t>
      </w:r>
      <w:r w:rsidR="003C4102">
        <w:rPr>
          <w:rFonts w:hint="eastAsia"/>
        </w:rPr>
        <w:t>service</w:t>
      </w:r>
      <w:r w:rsidR="003C4102">
        <w:rPr>
          <w:rFonts w:hint="eastAsia"/>
        </w:rPr>
        <w:t>的互相调用，提高了代码的复用性。</w:t>
      </w:r>
    </w:p>
    <w:p w:rsidR="003C4102" w:rsidRPr="003C4102" w:rsidRDefault="003C4102" w:rsidP="00C33E4C">
      <w:pPr>
        <w:ind w:firstLine="420"/>
      </w:pPr>
      <w:r>
        <w:rPr>
          <w:rFonts w:hint="eastAsia"/>
        </w:rPr>
        <w:t>缺点：</w:t>
      </w:r>
      <w:r>
        <w:rPr>
          <w:rFonts w:hint="eastAsia"/>
        </w:rPr>
        <w:t xml:space="preserve"> </w:t>
      </w:r>
      <w:r w:rsidR="002A08E1">
        <w:rPr>
          <w:rFonts w:hint="eastAsia"/>
        </w:rPr>
        <w:t xml:space="preserve"> </w:t>
      </w:r>
      <w:r w:rsidR="00C5674F">
        <w:rPr>
          <w:rFonts w:hint="eastAsia"/>
        </w:rPr>
        <w:t>每个调用的模块要存储一份完整的被调用模块的位置和状态，一旦位置和状态发生变化，就要更新所有涉及的配置。</w:t>
      </w:r>
    </w:p>
    <w:p w:rsidR="00C33E4C" w:rsidRDefault="00C33E4C" w:rsidP="00C33E4C">
      <w:pPr>
        <w:ind w:firstLine="420"/>
      </w:pPr>
      <w:r>
        <w:rPr>
          <w:noProof/>
        </w:rPr>
        <w:lastRenderedPageBreak/>
        <w:drawing>
          <wp:inline distT="0" distB="0" distL="0" distR="0" wp14:anchorId="36CCFEB9" wp14:editId="5E53FBD3">
            <wp:extent cx="4352925" cy="28194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52925" cy="2819400"/>
                    </a:xfrm>
                    <a:prstGeom prst="rect">
                      <a:avLst/>
                    </a:prstGeom>
                  </pic:spPr>
                </pic:pic>
              </a:graphicData>
            </a:graphic>
          </wp:inline>
        </w:drawing>
      </w:r>
    </w:p>
    <w:p w:rsidR="003C4102" w:rsidRDefault="003C4102" w:rsidP="00C33E4C">
      <w:pPr>
        <w:ind w:firstLine="420"/>
      </w:pPr>
    </w:p>
    <w:p w:rsidR="003C4102" w:rsidRDefault="00F65745" w:rsidP="00F65745">
      <w:pPr>
        <w:pStyle w:val="3"/>
      </w:pPr>
      <w:r>
        <w:rPr>
          <w:rFonts w:hint="eastAsia"/>
        </w:rPr>
        <w:t xml:space="preserve">1.4  </w:t>
      </w:r>
      <w:r w:rsidR="003C4102">
        <w:rPr>
          <w:rFonts w:hint="eastAsia"/>
        </w:rPr>
        <w:t>面向服务的分布式架构</w:t>
      </w:r>
    </w:p>
    <w:p w:rsidR="003C4102" w:rsidRPr="003C4102" w:rsidRDefault="003C4102" w:rsidP="00DB7D8B">
      <w:pPr>
        <w:ind w:firstLineChars="200" w:firstLine="420"/>
      </w:pPr>
      <w:r>
        <w:rPr>
          <w:rFonts w:hint="eastAsia"/>
        </w:rPr>
        <w:t>随着架构不断增大，服务节点也越来越多，服务之间的调用和依赖关系也越来越复杂</w:t>
      </w:r>
      <w:r>
        <w:rPr>
          <w:rFonts w:ascii="microsoft yahei" w:hAnsi="microsoft yahei" w:hint="eastAsia"/>
          <w:color w:val="3F3F3F"/>
          <w:shd w:val="clear" w:color="auto" w:fill="FFFFFF"/>
        </w:rPr>
        <w:t>，需要有一个统一的中心来调度、路由、管理所有的服务，基于这个中心构建的这个</w:t>
      </w:r>
      <w:r w:rsidR="000E7137">
        <w:rPr>
          <w:rFonts w:ascii="microsoft yahei" w:hAnsi="microsoft yahei" w:hint="eastAsia"/>
          <w:color w:val="3F3F3F"/>
          <w:shd w:val="clear" w:color="auto" w:fill="FFFFFF"/>
        </w:rPr>
        <w:t>星型</w:t>
      </w:r>
      <w:r>
        <w:rPr>
          <w:rFonts w:ascii="microsoft yahei" w:hAnsi="microsoft yahei" w:hint="eastAsia"/>
          <w:color w:val="3F3F3F"/>
          <w:shd w:val="clear" w:color="auto" w:fill="FFFFFF"/>
        </w:rPr>
        <w:t>架构就是现在</w:t>
      </w:r>
      <w:r w:rsidR="00FC506A">
        <w:rPr>
          <w:rFonts w:ascii="microsoft yahei" w:hAnsi="microsoft yahei" w:hint="eastAsia"/>
          <w:color w:val="3F3F3F"/>
          <w:shd w:val="clear" w:color="auto" w:fill="FFFFFF"/>
        </w:rPr>
        <w:t>目前</w:t>
      </w:r>
      <w:proofErr w:type="gramStart"/>
      <w:r>
        <w:rPr>
          <w:rFonts w:ascii="microsoft yahei" w:hAnsi="microsoft yahei" w:hint="eastAsia"/>
          <w:color w:val="3F3F3F"/>
          <w:shd w:val="clear" w:color="auto" w:fill="FFFFFF"/>
        </w:rPr>
        <w:t>最</w:t>
      </w:r>
      <w:proofErr w:type="gramEnd"/>
      <w:r>
        <w:rPr>
          <w:rFonts w:ascii="microsoft yahei" w:hAnsi="microsoft yahei" w:hint="eastAsia"/>
          <w:color w:val="3F3F3F"/>
          <w:shd w:val="clear" w:color="auto" w:fill="FFFFFF"/>
        </w:rPr>
        <w:t>主流的</w:t>
      </w:r>
      <w:r>
        <w:rPr>
          <w:rFonts w:ascii="microsoft yahei" w:hAnsi="microsoft yahei" w:hint="eastAsia"/>
          <w:color w:val="3F3F3F"/>
          <w:shd w:val="clear" w:color="auto" w:fill="FFFFFF"/>
        </w:rPr>
        <w:t>SOA</w:t>
      </w:r>
      <w:r>
        <w:rPr>
          <w:rFonts w:ascii="microsoft yahei" w:hAnsi="microsoft yahei" w:hint="eastAsia"/>
          <w:color w:val="3F3F3F"/>
          <w:shd w:val="clear" w:color="auto" w:fill="FFFFFF"/>
        </w:rPr>
        <w:t>分布式架构。</w:t>
      </w:r>
    </w:p>
    <w:p w:rsidR="00FC3B70" w:rsidRDefault="00C33E4C" w:rsidP="0012788C">
      <w:pPr>
        <w:rPr>
          <w:sz w:val="28"/>
        </w:rPr>
      </w:pPr>
      <w:r>
        <w:rPr>
          <w:noProof/>
        </w:rPr>
        <w:drawing>
          <wp:inline distT="0" distB="0" distL="0" distR="0" wp14:anchorId="75E48FF4" wp14:editId="55C9B052">
            <wp:extent cx="4343400" cy="311467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43400" cy="3114675"/>
                    </a:xfrm>
                    <a:prstGeom prst="rect">
                      <a:avLst/>
                    </a:prstGeom>
                  </pic:spPr>
                </pic:pic>
              </a:graphicData>
            </a:graphic>
          </wp:inline>
        </w:drawing>
      </w:r>
    </w:p>
    <w:p w:rsidR="005B3098" w:rsidRDefault="00EF2C91" w:rsidP="00EF2C91">
      <w:pPr>
        <w:pStyle w:val="2"/>
        <w:rPr>
          <w:noProof/>
        </w:rPr>
      </w:pPr>
      <w:r>
        <w:rPr>
          <w:rFonts w:hint="eastAsia"/>
          <w:noProof/>
        </w:rPr>
        <w:lastRenderedPageBreak/>
        <w:t xml:space="preserve">2 </w:t>
      </w:r>
      <w:r>
        <w:rPr>
          <w:rFonts w:hint="eastAsia"/>
          <w:noProof/>
        </w:rPr>
        <w:t>如何实现这种</w:t>
      </w:r>
      <w:r>
        <w:rPr>
          <w:rFonts w:hint="eastAsia"/>
          <w:noProof/>
        </w:rPr>
        <w:t>SOA</w:t>
      </w:r>
      <w:r>
        <w:rPr>
          <w:rFonts w:hint="eastAsia"/>
          <w:noProof/>
        </w:rPr>
        <w:t>架构</w:t>
      </w:r>
    </w:p>
    <w:p w:rsidR="00A24B68" w:rsidRDefault="00A24B68" w:rsidP="00A24B68">
      <w:r>
        <w:t xml:space="preserve">    </w:t>
      </w:r>
      <w:r>
        <w:rPr>
          <w:rFonts w:hint="eastAsia"/>
        </w:rPr>
        <w:t>原来所有的</w:t>
      </w:r>
      <w:r>
        <w:rPr>
          <w:rFonts w:hint="eastAsia"/>
        </w:rPr>
        <w:t>controller</w:t>
      </w:r>
      <w:r>
        <w:rPr>
          <w:rFonts w:hint="eastAsia"/>
        </w:rPr>
        <w:t>、</w:t>
      </w:r>
      <w:r>
        <w:rPr>
          <w:rFonts w:hint="eastAsia"/>
        </w:rPr>
        <w:t>service</w:t>
      </w:r>
      <w:r>
        <w:rPr>
          <w:rFonts w:hint="eastAsia"/>
        </w:rPr>
        <w:t>接口、</w:t>
      </w:r>
      <w:r>
        <w:rPr>
          <w:rFonts w:hint="eastAsia"/>
        </w:rPr>
        <w:t>service</w:t>
      </w:r>
      <w:r>
        <w:rPr>
          <w:rFonts w:hint="eastAsia"/>
        </w:rPr>
        <w:t>实现都在一个工程，通过</w:t>
      </w:r>
      <w:r>
        <w:rPr>
          <w:rFonts w:hint="eastAsia"/>
        </w:rPr>
        <w:t>Spring</w:t>
      </w:r>
      <w:r>
        <w:rPr>
          <w:rFonts w:hint="eastAsia"/>
        </w:rPr>
        <w:t>的</w:t>
      </w:r>
      <w:proofErr w:type="spellStart"/>
      <w:r>
        <w:rPr>
          <w:rFonts w:hint="eastAsia"/>
        </w:rPr>
        <w:t>ioc</w:t>
      </w:r>
      <w:proofErr w:type="spellEnd"/>
      <w:r>
        <w:rPr>
          <w:rFonts w:hint="eastAsia"/>
        </w:rPr>
        <w:t>就可以实现互相调用。</w:t>
      </w:r>
    </w:p>
    <w:p w:rsidR="00A24B68" w:rsidRDefault="00A24B68" w:rsidP="00A24B68">
      <w:r>
        <w:rPr>
          <w:noProof/>
        </w:rPr>
        <w:drawing>
          <wp:inline distT="0" distB="0" distL="0" distR="0" wp14:anchorId="403E71B1" wp14:editId="369C7A1A">
            <wp:extent cx="2830983" cy="2787429"/>
            <wp:effectExtent l="0" t="0" r="762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52500" cy="2808615"/>
                    </a:xfrm>
                    <a:prstGeom prst="rect">
                      <a:avLst/>
                    </a:prstGeom>
                  </pic:spPr>
                </pic:pic>
              </a:graphicData>
            </a:graphic>
          </wp:inline>
        </w:drawing>
      </w:r>
    </w:p>
    <w:p w:rsidR="00A24B68" w:rsidRPr="00A24B68" w:rsidRDefault="00A24B68" w:rsidP="00A24B68">
      <w:r>
        <w:rPr>
          <w:rFonts w:hint="eastAsia"/>
        </w:rPr>
        <w:t>那么假如</w:t>
      </w:r>
      <w:r>
        <w:rPr>
          <w:rFonts w:hint="eastAsia"/>
        </w:rPr>
        <w:t>controller</w:t>
      </w:r>
      <w:r>
        <w:rPr>
          <w:rFonts w:hint="eastAsia"/>
        </w:rPr>
        <w:t>和</w:t>
      </w:r>
      <w:r>
        <w:rPr>
          <w:rFonts w:hint="eastAsia"/>
        </w:rPr>
        <w:t>service</w:t>
      </w:r>
      <w:r>
        <w:rPr>
          <w:rFonts w:hint="eastAsia"/>
        </w:rPr>
        <w:t>实现隶属于不同的应用如何实现调用呢？</w:t>
      </w:r>
    </w:p>
    <w:p w:rsidR="00EF2C91" w:rsidRDefault="00EF2C91" w:rsidP="00A24B68">
      <w:pPr>
        <w:rPr>
          <w:noProof/>
        </w:rPr>
      </w:pPr>
      <w:r>
        <w:rPr>
          <w:rFonts w:hint="eastAsia"/>
          <w:noProof/>
        </w:rPr>
        <w:t xml:space="preserve">   </w:t>
      </w:r>
      <w:r w:rsidR="00A24B68">
        <w:rPr>
          <w:noProof/>
        </w:rPr>
        <w:drawing>
          <wp:inline distT="0" distB="0" distL="0" distR="0" wp14:anchorId="2DACA713" wp14:editId="31D54BAE">
            <wp:extent cx="3072384" cy="2163209"/>
            <wp:effectExtent l="0" t="0" r="0" b="889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93591" cy="2178141"/>
                    </a:xfrm>
                    <a:prstGeom prst="rect">
                      <a:avLst/>
                    </a:prstGeom>
                  </pic:spPr>
                </pic:pic>
              </a:graphicData>
            </a:graphic>
          </wp:inline>
        </w:drawing>
      </w:r>
    </w:p>
    <w:p w:rsidR="00DB7D8B" w:rsidRDefault="00DB7D8B" w:rsidP="00A24B68">
      <w:pPr>
        <w:rPr>
          <w:noProof/>
        </w:rPr>
      </w:pPr>
    </w:p>
    <w:p w:rsidR="007E49D3" w:rsidRPr="003526AD" w:rsidRDefault="00D01AC9" w:rsidP="003526AD">
      <w:pPr>
        <w:pStyle w:val="1"/>
      </w:pPr>
      <w:r>
        <w:rPr>
          <w:rFonts w:hint="eastAsia"/>
        </w:rPr>
        <w:lastRenderedPageBreak/>
        <w:t>二、分布式工程的模块搭建</w:t>
      </w:r>
    </w:p>
    <w:p w:rsidR="00252515" w:rsidRDefault="008710CA" w:rsidP="00252515">
      <w:r>
        <w:rPr>
          <w:noProof/>
        </w:rPr>
        <w:drawing>
          <wp:inline distT="0" distB="0" distL="0" distR="0" wp14:anchorId="7BEEF59A" wp14:editId="115A8E61">
            <wp:extent cx="5274310" cy="1713865"/>
            <wp:effectExtent l="0" t="0" r="2540" b="63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713865"/>
                    </a:xfrm>
                    <a:prstGeom prst="rect">
                      <a:avLst/>
                    </a:prstGeom>
                  </pic:spPr>
                </pic:pic>
              </a:graphicData>
            </a:graphic>
          </wp:inline>
        </w:drawing>
      </w:r>
    </w:p>
    <w:p w:rsidR="00252515" w:rsidRDefault="00384F1C" w:rsidP="00DA4477">
      <w:pPr>
        <w:ind w:firstLineChars="200" w:firstLine="420"/>
      </w:pPr>
      <w:r>
        <w:rPr>
          <w:rFonts w:hint="eastAsia"/>
        </w:rPr>
        <w:t>由于需要让订单的</w:t>
      </w:r>
      <w:r>
        <w:rPr>
          <w:rFonts w:hint="eastAsia"/>
        </w:rPr>
        <w:t>web</w:t>
      </w:r>
      <w:r>
        <w:rPr>
          <w:rFonts w:hint="eastAsia"/>
        </w:rPr>
        <w:t>应用可以调用用户的</w:t>
      </w:r>
      <w:r>
        <w:rPr>
          <w:rFonts w:hint="eastAsia"/>
        </w:rPr>
        <w:t>Service</w:t>
      </w:r>
      <w:r>
        <w:rPr>
          <w:rFonts w:hint="eastAsia"/>
        </w:rPr>
        <w:t>接口，那么必须在订单的工程中也要包含一份</w:t>
      </w:r>
      <w:r>
        <w:rPr>
          <w:rFonts w:hint="eastAsia"/>
        </w:rPr>
        <w:t>Service</w:t>
      </w:r>
      <w:r>
        <w:rPr>
          <w:rFonts w:hint="eastAsia"/>
        </w:rPr>
        <w:t>接口。</w:t>
      </w:r>
    </w:p>
    <w:p w:rsidR="00384F1C" w:rsidRDefault="00384F1C" w:rsidP="00DA4477">
      <w:pPr>
        <w:ind w:firstLineChars="200" w:firstLine="420"/>
      </w:pPr>
      <w:r>
        <w:rPr>
          <w:rFonts w:hint="eastAsia"/>
        </w:rPr>
        <w:t>如果拷贝一个接口到订单工程中，那么如果以后有更多的模块都调用这个接口呢？每个都拷贝一份接口类么？</w:t>
      </w:r>
    </w:p>
    <w:p w:rsidR="00252515" w:rsidRDefault="00384F1C" w:rsidP="00DA4477">
      <w:r>
        <w:rPr>
          <w:rFonts w:hint="eastAsia"/>
        </w:rPr>
        <w:t xml:space="preserve">     </w:t>
      </w:r>
      <w:r>
        <w:rPr>
          <w:rFonts w:hint="eastAsia"/>
        </w:rPr>
        <w:t>这种情况我们就可以利用</w:t>
      </w:r>
      <w:r>
        <w:rPr>
          <w:rFonts w:hint="eastAsia"/>
        </w:rPr>
        <w:t>maven</w:t>
      </w:r>
      <w:r>
        <w:rPr>
          <w:rFonts w:hint="eastAsia"/>
        </w:rPr>
        <w:t>的依赖把这些接口作为公共的包管理起来。</w:t>
      </w:r>
    </w:p>
    <w:p w:rsidR="00384F1C" w:rsidRDefault="00384F1C" w:rsidP="00DA4477">
      <w:r>
        <w:rPr>
          <w:rFonts w:hint="eastAsia"/>
        </w:rPr>
        <w:t xml:space="preserve">     </w:t>
      </w:r>
      <w:r>
        <w:rPr>
          <w:rFonts w:hint="eastAsia"/>
        </w:rPr>
        <w:t>同时接口类种的方法也引用了很多的实体</w:t>
      </w:r>
      <w:r>
        <w:rPr>
          <w:rFonts w:hint="eastAsia"/>
        </w:rPr>
        <w:t xml:space="preserve">bean, </w:t>
      </w:r>
      <w:r>
        <w:rPr>
          <w:rFonts w:hint="eastAsia"/>
        </w:rPr>
        <w:t>那么同样的实体</w:t>
      </w:r>
      <w:r>
        <w:rPr>
          <w:rFonts w:hint="eastAsia"/>
        </w:rPr>
        <w:t>bean</w:t>
      </w:r>
      <w:r>
        <w:rPr>
          <w:rFonts w:hint="eastAsia"/>
        </w:rPr>
        <w:t>的类我们也统一管理起来。</w:t>
      </w:r>
    </w:p>
    <w:p w:rsidR="00A6705C" w:rsidRDefault="00A6705C" w:rsidP="00DA4477">
      <w:r>
        <w:tab/>
        <w:t xml:space="preserve">  </w:t>
      </w:r>
      <w:r>
        <w:rPr>
          <w:rFonts w:hint="eastAsia"/>
        </w:rPr>
        <w:t>这样我们就有了如下的依赖关系：</w:t>
      </w:r>
    </w:p>
    <w:p w:rsidR="00A6705C" w:rsidRDefault="00A6705C" w:rsidP="00A24B68">
      <w:pPr>
        <w:rPr>
          <w:sz w:val="28"/>
        </w:rPr>
      </w:pPr>
      <w:r>
        <w:rPr>
          <w:noProof/>
        </w:rPr>
        <w:drawing>
          <wp:inline distT="0" distB="0" distL="0" distR="0" wp14:anchorId="181C139F" wp14:editId="3B3A0C05">
            <wp:extent cx="4857293" cy="1390378"/>
            <wp:effectExtent l="190500" t="190500" r="191135" b="19113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63842" cy="1392252"/>
                    </a:xfrm>
                    <a:prstGeom prst="rect">
                      <a:avLst/>
                    </a:prstGeom>
                    <a:ln>
                      <a:noFill/>
                    </a:ln>
                    <a:effectLst>
                      <a:outerShdw blurRad="190500" algn="tl" rotWithShape="0">
                        <a:srgbClr val="000000">
                          <a:alpha val="70000"/>
                        </a:srgbClr>
                      </a:outerShdw>
                    </a:effectLst>
                  </pic:spPr>
                </pic:pic>
              </a:graphicData>
            </a:graphic>
          </wp:inline>
        </w:drawing>
      </w:r>
    </w:p>
    <w:p w:rsidR="00A6705C" w:rsidRDefault="00CE5B92" w:rsidP="00771BFA">
      <w:pPr>
        <w:pStyle w:val="3"/>
      </w:pPr>
      <w:r>
        <w:rPr>
          <w:rFonts w:hint="eastAsia"/>
        </w:rPr>
        <w:lastRenderedPageBreak/>
        <w:t>1</w:t>
      </w:r>
      <w:r w:rsidR="007D2DDA">
        <w:rPr>
          <w:rFonts w:hint="eastAsia"/>
        </w:rPr>
        <w:t xml:space="preserve"> </w:t>
      </w:r>
      <w:r w:rsidR="002F5565">
        <w:rPr>
          <w:rFonts w:hint="eastAsia"/>
        </w:rPr>
        <w:t>创建</w:t>
      </w:r>
      <w:r w:rsidR="002F5565">
        <w:rPr>
          <w:rFonts w:hint="eastAsia"/>
        </w:rPr>
        <w:t>bean</w:t>
      </w:r>
      <w:r w:rsidR="002F5565">
        <w:rPr>
          <w:rFonts w:hint="eastAsia"/>
        </w:rPr>
        <w:t>模块</w:t>
      </w:r>
      <w:r w:rsidR="009A7968">
        <w:rPr>
          <w:rFonts w:hint="eastAsia"/>
        </w:rPr>
        <w:t>(</w:t>
      </w:r>
      <w:r w:rsidR="007275F6" w:rsidRPr="00E60A1C">
        <w:rPr>
          <w:rFonts w:hint="eastAsia"/>
          <w:color w:val="FF0000"/>
        </w:rPr>
        <w:t>与</w:t>
      </w:r>
      <w:r w:rsidR="007275F6" w:rsidRPr="00E60A1C">
        <w:rPr>
          <w:rFonts w:hint="eastAsia"/>
          <w:color w:val="FF0000"/>
        </w:rPr>
        <w:t>interface</w:t>
      </w:r>
      <w:r w:rsidR="007275F6" w:rsidRPr="00E60A1C">
        <w:rPr>
          <w:rFonts w:hint="eastAsia"/>
          <w:color w:val="FF0000"/>
        </w:rPr>
        <w:t>一起整合为</w:t>
      </w:r>
      <w:proofErr w:type="spellStart"/>
      <w:r w:rsidR="009A7968" w:rsidRPr="00E60A1C">
        <w:rPr>
          <w:rFonts w:hint="eastAsia"/>
          <w:color w:val="FF0000"/>
        </w:rPr>
        <w:t>api</w:t>
      </w:r>
      <w:proofErr w:type="spellEnd"/>
      <w:r w:rsidR="007275F6" w:rsidRPr="00E60A1C">
        <w:rPr>
          <w:rFonts w:hint="eastAsia"/>
          <w:color w:val="FF0000"/>
        </w:rPr>
        <w:t>模块</w:t>
      </w:r>
      <w:r w:rsidR="009A7968">
        <w:rPr>
          <w:rFonts w:hint="eastAsia"/>
        </w:rPr>
        <w:t>)</w:t>
      </w:r>
    </w:p>
    <w:p w:rsidR="00985BC3" w:rsidRDefault="00985BC3" w:rsidP="00A24B68">
      <w:pPr>
        <w:rPr>
          <w:sz w:val="28"/>
        </w:rPr>
      </w:pPr>
      <w:r>
        <w:rPr>
          <w:noProof/>
        </w:rPr>
        <w:drawing>
          <wp:inline distT="0" distB="0" distL="0" distR="0" wp14:anchorId="24D0F231" wp14:editId="28933E99">
            <wp:extent cx="5057775" cy="2400300"/>
            <wp:effectExtent l="190500" t="190500" r="200025" b="19050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57775" cy="2400300"/>
                    </a:xfrm>
                    <a:prstGeom prst="rect">
                      <a:avLst/>
                    </a:prstGeom>
                    <a:ln>
                      <a:noFill/>
                    </a:ln>
                    <a:effectLst>
                      <a:outerShdw blurRad="190500" algn="tl" rotWithShape="0">
                        <a:srgbClr val="000000">
                          <a:alpha val="70000"/>
                        </a:srgbClr>
                      </a:outerShdw>
                    </a:effectLst>
                  </pic:spPr>
                </pic:pic>
              </a:graphicData>
            </a:graphic>
          </wp:inline>
        </w:drawing>
      </w:r>
    </w:p>
    <w:p w:rsidR="00252515" w:rsidRDefault="00252515" w:rsidP="00A24B68">
      <w:pPr>
        <w:rPr>
          <w:sz w:val="28"/>
        </w:rPr>
      </w:pPr>
    </w:p>
    <w:p w:rsidR="002F5565" w:rsidRDefault="002F5565" w:rsidP="00A24B68">
      <w:pPr>
        <w:rPr>
          <w:sz w:val="28"/>
        </w:rPr>
      </w:pPr>
      <w:r>
        <w:rPr>
          <w:rFonts w:hint="eastAsia"/>
          <w:sz w:val="28"/>
        </w:rPr>
        <w:t>同时我们把</w:t>
      </w:r>
      <w:proofErr w:type="spellStart"/>
      <w:r>
        <w:rPr>
          <w:rFonts w:hint="eastAsia"/>
          <w:sz w:val="28"/>
        </w:rPr>
        <w:t>UserManage</w:t>
      </w:r>
      <w:proofErr w:type="spellEnd"/>
      <w:r>
        <w:rPr>
          <w:rFonts w:hint="eastAsia"/>
          <w:sz w:val="28"/>
        </w:rPr>
        <w:t>中的</w:t>
      </w:r>
      <w:r>
        <w:rPr>
          <w:rFonts w:hint="eastAsia"/>
          <w:sz w:val="28"/>
        </w:rPr>
        <w:t>bean</w:t>
      </w:r>
      <w:r>
        <w:rPr>
          <w:rFonts w:hint="eastAsia"/>
          <w:sz w:val="28"/>
        </w:rPr>
        <w:t>剪切到</w:t>
      </w:r>
      <w:r>
        <w:rPr>
          <w:rFonts w:hint="eastAsia"/>
          <w:sz w:val="28"/>
        </w:rPr>
        <w:t>bean</w:t>
      </w:r>
      <w:r>
        <w:rPr>
          <w:rFonts w:hint="eastAsia"/>
          <w:sz w:val="28"/>
        </w:rPr>
        <w:t>模块中</w:t>
      </w:r>
    </w:p>
    <w:p w:rsidR="002F5565" w:rsidRDefault="00985BC3" w:rsidP="00A24B68">
      <w:pPr>
        <w:rPr>
          <w:sz w:val="28"/>
        </w:rPr>
      </w:pPr>
      <w:r>
        <w:rPr>
          <w:noProof/>
        </w:rPr>
        <w:drawing>
          <wp:inline distT="0" distB="0" distL="0" distR="0" wp14:anchorId="22A5B3BA" wp14:editId="156889D4">
            <wp:extent cx="2466975" cy="1685925"/>
            <wp:effectExtent l="190500" t="190500" r="200025" b="20002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66975" cy="1685925"/>
                    </a:xfrm>
                    <a:prstGeom prst="rect">
                      <a:avLst/>
                    </a:prstGeom>
                    <a:ln>
                      <a:noFill/>
                    </a:ln>
                    <a:effectLst>
                      <a:outerShdw blurRad="190500" algn="tl" rotWithShape="0">
                        <a:srgbClr val="000000">
                          <a:alpha val="70000"/>
                        </a:srgbClr>
                      </a:outerShdw>
                    </a:effectLst>
                  </pic:spPr>
                </pic:pic>
              </a:graphicData>
            </a:graphic>
          </wp:inline>
        </w:drawing>
      </w:r>
    </w:p>
    <w:p w:rsidR="002F5565" w:rsidRDefault="00985BC3" w:rsidP="00A24B68">
      <w:pPr>
        <w:rPr>
          <w:sz w:val="28"/>
        </w:rPr>
      </w:pPr>
      <w:r>
        <w:rPr>
          <w:noProof/>
        </w:rPr>
        <w:lastRenderedPageBreak/>
        <w:drawing>
          <wp:inline distT="0" distB="0" distL="0" distR="0" wp14:anchorId="61DBED9F" wp14:editId="72D2F0B2">
            <wp:extent cx="3695700" cy="1285875"/>
            <wp:effectExtent l="190500" t="190500" r="190500" b="20002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95700" cy="1285875"/>
                    </a:xfrm>
                    <a:prstGeom prst="rect">
                      <a:avLst/>
                    </a:prstGeom>
                    <a:ln>
                      <a:noFill/>
                    </a:ln>
                    <a:effectLst>
                      <a:outerShdw blurRad="190500" algn="tl" rotWithShape="0">
                        <a:srgbClr val="000000">
                          <a:alpha val="70000"/>
                        </a:srgbClr>
                      </a:outerShdw>
                    </a:effectLst>
                  </pic:spPr>
                </pic:pic>
              </a:graphicData>
            </a:graphic>
          </wp:inline>
        </w:drawing>
      </w:r>
    </w:p>
    <w:p w:rsidR="002F5565" w:rsidRDefault="00FD5A5C" w:rsidP="00A24B68">
      <w:pPr>
        <w:rPr>
          <w:sz w:val="28"/>
        </w:rPr>
      </w:pPr>
      <w:r>
        <w:rPr>
          <w:noProof/>
        </w:rPr>
        <w:drawing>
          <wp:inline distT="0" distB="0" distL="0" distR="0" wp14:anchorId="18B76AB9" wp14:editId="639219AC">
            <wp:extent cx="2638425" cy="1838325"/>
            <wp:effectExtent l="190500" t="190500" r="200025" b="20002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38425" cy="1838325"/>
                    </a:xfrm>
                    <a:prstGeom prst="rect">
                      <a:avLst/>
                    </a:prstGeom>
                    <a:ln>
                      <a:noFill/>
                    </a:ln>
                    <a:effectLst>
                      <a:outerShdw blurRad="190500" algn="tl" rotWithShape="0">
                        <a:srgbClr val="000000">
                          <a:alpha val="70000"/>
                        </a:srgbClr>
                      </a:outerShdw>
                    </a:effectLst>
                  </pic:spPr>
                </pic:pic>
              </a:graphicData>
            </a:graphic>
          </wp:inline>
        </w:drawing>
      </w:r>
    </w:p>
    <w:p w:rsidR="00985BC3" w:rsidRDefault="003C23D9" w:rsidP="00A24B68">
      <w:pPr>
        <w:rPr>
          <w:sz w:val="28"/>
        </w:rPr>
      </w:pPr>
      <w:r>
        <w:rPr>
          <w:sz w:val="28"/>
        </w:rPr>
        <w:t>bean</w:t>
      </w:r>
      <w:r>
        <w:rPr>
          <w:rFonts w:hint="eastAsia"/>
          <w:sz w:val="28"/>
        </w:rPr>
        <w:t>模块报错是因为其中引用</w:t>
      </w:r>
      <w:r w:rsidR="008C3D18">
        <w:rPr>
          <w:rFonts w:hint="eastAsia"/>
          <w:sz w:val="28"/>
        </w:rPr>
        <w:t>了通用</w:t>
      </w:r>
      <w:r w:rsidR="008C3D18">
        <w:rPr>
          <w:rFonts w:hint="eastAsia"/>
          <w:sz w:val="28"/>
        </w:rPr>
        <w:t>m</w:t>
      </w:r>
      <w:r w:rsidR="008C3D18">
        <w:rPr>
          <w:sz w:val="28"/>
        </w:rPr>
        <w:t>apper</w:t>
      </w:r>
      <w:r w:rsidR="008C3D18">
        <w:rPr>
          <w:rFonts w:hint="eastAsia"/>
          <w:sz w:val="28"/>
        </w:rPr>
        <w:t>，所以我们把通用</w:t>
      </w:r>
      <w:r w:rsidR="008C3D18">
        <w:rPr>
          <w:rFonts w:hint="eastAsia"/>
          <w:sz w:val="28"/>
        </w:rPr>
        <w:t>mapper</w:t>
      </w:r>
      <w:r w:rsidR="008C3D18">
        <w:rPr>
          <w:rFonts w:hint="eastAsia"/>
          <w:sz w:val="28"/>
        </w:rPr>
        <w:t>的依赖提取出来放到</w:t>
      </w:r>
      <w:r w:rsidR="008C3D18">
        <w:rPr>
          <w:rFonts w:hint="eastAsia"/>
          <w:sz w:val="28"/>
        </w:rPr>
        <w:t>bean</w:t>
      </w:r>
      <w:r w:rsidR="008C3D18">
        <w:rPr>
          <w:rFonts w:hint="eastAsia"/>
          <w:sz w:val="28"/>
        </w:rPr>
        <w:t>模块后面</w:t>
      </w:r>
      <w:r w:rsidR="00704EC2">
        <w:rPr>
          <w:rFonts w:hint="eastAsia"/>
          <w:sz w:val="28"/>
        </w:rPr>
        <w:t>，变成如下结构。</w:t>
      </w:r>
    </w:p>
    <w:p w:rsidR="00985BC3" w:rsidRDefault="00985BC3" w:rsidP="00A24B68">
      <w:pPr>
        <w:rPr>
          <w:sz w:val="28"/>
        </w:rPr>
      </w:pPr>
    </w:p>
    <w:p w:rsidR="00FD5A5C" w:rsidRDefault="00704EC2" w:rsidP="00A24B68">
      <w:pPr>
        <w:rPr>
          <w:sz w:val="28"/>
        </w:rPr>
      </w:pPr>
      <w:r>
        <w:rPr>
          <w:noProof/>
        </w:rPr>
        <w:drawing>
          <wp:inline distT="0" distB="0" distL="0" distR="0" wp14:anchorId="48892BFD" wp14:editId="5E3E7D8D">
            <wp:extent cx="5274310" cy="1217295"/>
            <wp:effectExtent l="190500" t="190500" r="193040" b="1924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1217295"/>
                    </a:xfrm>
                    <a:prstGeom prst="rect">
                      <a:avLst/>
                    </a:prstGeom>
                    <a:ln>
                      <a:noFill/>
                    </a:ln>
                    <a:effectLst>
                      <a:outerShdw blurRad="190500" algn="tl" rotWithShape="0">
                        <a:srgbClr val="000000">
                          <a:alpha val="70000"/>
                        </a:srgbClr>
                      </a:outerShdw>
                    </a:effectLst>
                  </pic:spPr>
                </pic:pic>
              </a:graphicData>
            </a:graphic>
          </wp:inline>
        </w:drawing>
      </w:r>
    </w:p>
    <w:p w:rsidR="007C2257" w:rsidRDefault="007C2257" w:rsidP="00A24B68">
      <w:pPr>
        <w:rPr>
          <w:sz w:val="28"/>
        </w:rPr>
      </w:pPr>
      <w:r>
        <w:rPr>
          <w:rFonts w:hint="eastAsia"/>
          <w:sz w:val="28"/>
        </w:rPr>
        <w:t>bean</w:t>
      </w:r>
      <w:r>
        <w:rPr>
          <w:rFonts w:hint="eastAsia"/>
          <w:sz w:val="28"/>
        </w:rPr>
        <w:t>模块的</w:t>
      </w:r>
      <w:r>
        <w:rPr>
          <w:rFonts w:hint="eastAsia"/>
          <w:sz w:val="28"/>
        </w:rPr>
        <w:t>pom.xml</w:t>
      </w:r>
    </w:p>
    <w:tbl>
      <w:tblPr>
        <w:tblStyle w:val="ad"/>
        <w:tblW w:w="0" w:type="auto"/>
        <w:tblLook w:val="04A0" w:firstRow="1" w:lastRow="0" w:firstColumn="1" w:lastColumn="0" w:noHBand="0" w:noVBand="1"/>
      </w:tblPr>
      <w:tblGrid>
        <w:gridCol w:w="8522"/>
      </w:tblGrid>
      <w:tr w:rsidR="007C2257" w:rsidTr="007C2257">
        <w:tc>
          <w:tcPr>
            <w:tcW w:w="8522" w:type="dxa"/>
          </w:tcPr>
          <w:p w:rsidR="00473490" w:rsidRDefault="007C2257" w:rsidP="00473490">
            <w:pPr>
              <w:pStyle w:val="af"/>
              <w:rPr>
                <w:color w:val="000000"/>
                <w:shd w:val="clear" w:color="auto" w:fill="EFEFEF"/>
              </w:rPr>
            </w:pPr>
            <w:r w:rsidRPr="007C2257">
              <w:rPr>
                <w:i/>
                <w:iCs/>
                <w:color w:val="000000"/>
              </w:rPr>
              <w:t>&lt;?</w:t>
            </w:r>
            <w:r w:rsidRPr="007C2257">
              <w:rPr>
                <w:color w:val="0000FF"/>
                <w:shd w:val="clear" w:color="auto" w:fill="EFEFEF"/>
              </w:rPr>
              <w:t>xml version</w:t>
            </w:r>
            <w:r w:rsidRPr="007C2257">
              <w:rPr>
                <w:shd w:val="clear" w:color="auto" w:fill="EFEFEF"/>
              </w:rPr>
              <w:t xml:space="preserve">="1.0" </w:t>
            </w:r>
            <w:r w:rsidRPr="007C2257">
              <w:rPr>
                <w:color w:val="0000FF"/>
                <w:shd w:val="clear" w:color="auto" w:fill="EFEFEF"/>
              </w:rPr>
              <w:t>encoding</w:t>
            </w:r>
            <w:r w:rsidRPr="007C2257">
              <w:rPr>
                <w:shd w:val="clear" w:color="auto" w:fill="EFEFEF"/>
              </w:rPr>
              <w:t>="UTF-8"</w:t>
            </w:r>
            <w:r w:rsidRPr="007C2257">
              <w:rPr>
                <w:i/>
                <w:iCs/>
                <w:color w:val="000000"/>
              </w:rPr>
              <w:t>?&gt;</w:t>
            </w:r>
            <w:r w:rsidRPr="007C2257">
              <w:rPr>
                <w:i/>
                <w:iCs/>
                <w:color w:val="000000"/>
              </w:rPr>
              <w:br/>
            </w:r>
            <w:r w:rsidRPr="007C2257">
              <w:rPr>
                <w:color w:val="000000"/>
                <w:shd w:val="clear" w:color="auto" w:fill="EFEFEF"/>
              </w:rPr>
              <w:t>&lt;</w:t>
            </w:r>
            <w:r w:rsidRPr="007C2257">
              <w:rPr>
                <w:color w:val="000080"/>
                <w:shd w:val="clear" w:color="auto" w:fill="EFEFEF"/>
              </w:rPr>
              <w:t xml:space="preserve">project </w:t>
            </w:r>
            <w:proofErr w:type="spellStart"/>
            <w:r w:rsidRPr="007C2257">
              <w:rPr>
                <w:color w:val="0000FF"/>
                <w:shd w:val="clear" w:color="auto" w:fill="EFEFEF"/>
              </w:rPr>
              <w:t>xmlns</w:t>
            </w:r>
            <w:proofErr w:type="spellEnd"/>
            <w:r w:rsidRPr="007C2257">
              <w:rPr>
                <w:shd w:val="clear" w:color="auto" w:fill="EFEFEF"/>
              </w:rPr>
              <w:t>="http://maven.apache.org/POM/4.0.0"</w:t>
            </w:r>
            <w:r w:rsidRPr="007C2257">
              <w:rPr>
                <w:shd w:val="clear" w:color="auto" w:fill="EFEFEF"/>
              </w:rPr>
              <w:br/>
              <w:t xml:space="preserve">         </w:t>
            </w:r>
            <w:proofErr w:type="spellStart"/>
            <w:r w:rsidRPr="007C2257">
              <w:rPr>
                <w:color w:val="0000FF"/>
                <w:shd w:val="clear" w:color="auto" w:fill="EFEFEF"/>
              </w:rPr>
              <w:t>xmlns:</w:t>
            </w:r>
            <w:r w:rsidRPr="007C2257">
              <w:rPr>
                <w:color w:val="660E7A"/>
                <w:shd w:val="clear" w:color="auto" w:fill="EFEFEF"/>
              </w:rPr>
              <w:t>xsi</w:t>
            </w:r>
            <w:proofErr w:type="spellEnd"/>
            <w:r w:rsidRPr="007C2257">
              <w:rPr>
                <w:shd w:val="clear" w:color="auto" w:fill="EFEFEF"/>
              </w:rPr>
              <w:t>="http://www.w3.org/2001/XMLSchema-instance"</w:t>
            </w:r>
            <w:r w:rsidRPr="007C2257">
              <w:rPr>
                <w:shd w:val="clear" w:color="auto" w:fill="EFEFEF"/>
              </w:rPr>
              <w:br/>
              <w:t xml:space="preserve">         </w:t>
            </w:r>
            <w:proofErr w:type="spellStart"/>
            <w:r w:rsidRPr="007C2257">
              <w:rPr>
                <w:color w:val="660E7A"/>
                <w:shd w:val="clear" w:color="auto" w:fill="EFEFEF"/>
              </w:rPr>
              <w:t>xsi</w:t>
            </w:r>
            <w:r w:rsidRPr="007C2257">
              <w:rPr>
                <w:color w:val="0000FF"/>
                <w:shd w:val="clear" w:color="auto" w:fill="EFEFEF"/>
              </w:rPr>
              <w:t>:schemaLocation</w:t>
            </w:r>
            <w:proofErr w:type="spellEnd"/>
            <w:r w:rsidRPr="007C2257">
              <w:rPr>
                <w:shd w:val="clear" w:color="auto" w:fill="EFEFEF"/>
              </w:rPr>
              <w:t xml:space="preserve">="http://maven.apache.org/POM/4.0.0 </w:t>
            </w:r>
            <w:r w:rsidRPr="007C2257">
              <w:rPr>
                <w:shd w:val="clear" w:color="auto" w:fill="EFEFEF"/>
              </w:rPr>
              <w:lastRenderedPageBreak/>
              <w:t>http://maven.apache.org/xsd/maven-4.0.0.xsd"</w:t>
            </w:r>
            <w:r w:rsidRPr="007C2257">
              <w:rPr>
                <w:color w:val="000000"/>
                <w:shd w:val="clear" w:color="auto" w:fill="EFEFEF"/>
              </w:rPr>
              <w:t>&gt;</w:t>
            </w:r>
            <w:r w:rsidRPr="007C2257">
              <w:rPr>
                <w:color w:val="000000"/>
              </w:rPr>
              <w:br/>
              <w:t xml:space="preserve">    </w:t>
            </w:r>
            <w:r w:rsidRPr="007C2257">
              <w:rPr>
                <w:color w:val="000000"/>
                <w:shd w:val="clear" w:color="auto" w:fill="EFEFEF"/>
              </w:rPr>
              <w:t>&lt;</w:t>
            </w:r>
            <w:proofErr w:type="spellStart"/>
            <w:r w:rsidRPr="007C2257">
              <w:rPr>
                <w:color w:val="000080"/>
                <w:shd w:val="clear" w:color="auto" w:fill="EFEFEF"/>
              </w:rPr>
              <w:t>modelVersion</w:t>
            </w:r>
            <w:proofErr w:type="spellEnd"/>
            <w:r w:rsidRPr="007C2257">
              <w:rPr>
                <w:color w:val="000000"/>
                <w:shd w:val="clear" w:color="auto" w:fill="EFEFEF"/>
              </w:rPr>
              <w:t>&gt;</w:t>
            </w:r>
            <w:r w:rsidRPr="007C2257">
              <w:rPr>
                <w:color w:val="000000"/>
              </w:rPr>
              <w:t>4.0.0</w:t>
            </w:r>
            <w:r w:rsidRPr="007C2257">
              <w:rPr>
                <w:color w:val="000000"/>
                <w:shd w:val="clear" w:color="auto" w:fill="EFEFEF"/>
              </w:rPr>
              <w:t>&lt;/</w:t>
            </w:r>
            <w:proofErr w:type="spellStart"/>
            <w:r w:rsidRPr="007C2257">
              <w:rPr>
                <w:color w:val="000080"/>
                <w:shd w:val="clear" w:color="auto" w:fill="EFEFEF"/>
              </w:rPr>
              <w:t>modelVersion</w:t>
            </w:r>
            <w:proofErr w:type="spellEnd"/>
            <w:r w:rsidRPr="007C2257">
              <w:rPr>
                <w:color w:val="000000"/>
                <w:shd w:val="clear" w:color="auto" w:fill="EFEFEF"/>
              </w:rPr>
              <w:t>&gt;</w:t>
            </w:r>
            <w:r w:rsidRPr="007C2257">
              <w:rPr>
                <w:color w:val="000000"/>
              </w:rPr>
              <w:br/>
            </w:r>
            <w:r w:rsidRPr="007C2257">
              <w:rPr>
                <w:color w:val="000000"/>
              </w:rPr>
              <w:br/>
              <w:t xml:space="preserve">    </w:t>
            </w:r>
            <w:r w:rsidRPr="007C2257">
              <w:rPr>
                <w:color w:val="000000"/>
                <w:shd w:val="clear" w:color="auto" w:fill="EFEFEF"/>
              </w:rPr>
              <w:t>&lt;</w:t>
            </w:r>
            <w:proofErr w:type="spellStart"/>
            <w:r w:rsidRPr="007C2257">
              <w:rPr>
                <w:color w:val="000080"/>
                <w:shd w:val="clear" w:color="auto" w:fill="EFEFEF"/>
              </w:rPr>
              <w:t>groupId</w:t>
            </w:r>
            <w:proofErr w:type="spellEnd"/>
            <w:r w:rsidRPr="007C2257">
              <w:rPr>
                <w:color w:val="000000"/>
                <w:shd w:val="clear" w:color="auto" w:fill="EFEFEF"/>
              </w:rPr>
              <w:t>&gt;</w:t>
            </w:r>
            <w:proofErr w:type="spellStart"/>
            <w:r w:rsidRPr="007C2257">
              <w:rPr>
                <w:color w:val="000000"/>
              </w:rPr>
              <w:t>com.atguigu.gmall</w:t>
            </w:r>
            <w:proofErr w:type="spellEnd"/>
            <w:r w:rsidRPr="007C2257">
              <w:rPr>
                <w:color w:val="000000"/>
                <w:shd w:val="clear" w:color="auto" w:fill="EFEFEF"/>
              </w:rPr>
              <w:t>&lt;/</w:t>
            </w:r>
            <w:proofErr w:type="spellStart"/>
            <w:r w:rsidRPr="007C2257">
              <w:rPr>
                <w:color w:val="000080"/>
                <w:shd w:val="clear" w:color="auto" w:fill="EFEFEF"/>
              </w:rPr>
              <w:t>groupId</w:t>
            </w:r>
            <w:proofErr w:type="spellEnd"/>
            <w:r w:rsidRPr="007C2257">
              <w:rPr>
                <w:color w:val="000000"/>
                <w:shd w:val="clear" w:color="auto" w:fill="EFEFEF"/>
              </w:rPr>
              <w:t>&gt;</w:t>
            </w:r>
            <w:r w:rsidRPr="007C2257">
              <w:rPr>
                <w:color w:val="000000"/>
              </w:rPr>
              <w:br/>
              <w:t xml:space="preserve">    </w:t>
            </w:r>
            <w:r w:rsidRPr="007C2257">
              <w:rPr>
                <w:color w:val="000000"/>
                <w:shd w:val="clear" w:color="auto" w:fill="EFEFEF"/>
              </w:rPr>
              <w:t>&lt;</w:t>
            </w:r>
            <w:proofErr w:type="spellStart"/>
            <w:r w:rsidRPr="007C2257">
              <w:rPr>
                <w:color w:val="000080"/>
                <w:shd w:val="clear" w:color="auto" w:fill="EFEFEF"/>
              </w:rPr>
              <w:t>artifactId</w:t>
            </w:r>
            <w:proofErr w:type="spellEnd"/>
            <w:r w:rsidRPr="007C2257">
              <w:rPr>
                <w:color w:val="000000"/>
                <w:shd w:val="clear" w:color="auto" w:fill="EFEFEF"/>
              </w:rPr>
              <w:t>&gt;</w:t>
            </w:r>
            <w:proofErr w:type="spellStart"/>
            <w:r w:rsidRPr="007C2257">
              <w:rPr>
                <w:color w:val="000000"/>
              </w:rPr>
              <w:t>gmall</w:t>
            </w:r>
            <w:proofErr w:type="spellEnd"/>
            <w:r w:rsidRPr="007C2257">
              <w:rPr>
                <w:color w:val="000000"/>
              </w:rPr>
              <w:t>-bean</w:t>
            </w:r>
            <w:r w:rsidRPr="007C2257">
              <w:rPr>
                <w:color w:val="000000"/>
                <w:shd w:val="clear" w:color="auto" w:fill="EFEFEF"/>
              </w:rPr>
              <w:t>&lt;/</w:t>
            </w:r>
            <w:proofErr w:type="spellStart"/>
            <w:r w:rsidRPr="007C2257">
              <w:rPr>
                <w:color w:val="000080"/>
                <w:shd w:val="clear" w:color="auto" w:fill="EFEFEF"/>
              </w:rPr>
              <w:t>artifactId</w:t>
            </w:r>
            <w:proofErr w:type="spellEnd"/>
            <w:r w:rsidRPr="007C2257">
              <w:rPr>
                <w:color w:val="000000"/>
                <w:shd w:val="clear" w:color="auto" w:fill="EFEFEF"/>
              </w:rPr>
              <w:t>&gt;</w:t>
            </w:r>
            <w:r w:rsidRPr="007C2257">
              <w:rPr>
                <w:color w:val="000000"/>
              </w:rPr>
              <w:br/>
              <w:t xml:space="preserve">    </w:t>
            </w:r>
            <w:r w:rsidRPr="007C2257">
              <w:rPr>
                <w:color w:val="000000"/>
                <w:shd w:val="clear" w:color="auto" w:fill="EFEFEF"/>
              </w:rPr>
              <w:t>&lt;</w:t>
            </w:r>
            <w:r w:rsidRPr="007C2257">
              <w:rPr>
                <w:color w:val="000080"/>
                <w:shd w:val="clear" w:color="auto" w:fill="EFEFEF"/>
              </w:rPr>
              <w:t>version</w:t>
            </w:r>
            <w:r w:rsidRPr="007C2257">
              <w:rPr>
                <w:color w:val="000000"/>
                <w:shd w:val="clear" w:color="auto" w:fill="EFEFEF"/>
              </w:rPr>
              <w:t>&gt;</w:t>
            </w:r>
            <w:r w:rsidRPr="007C2257">
              <w:rPr>
                <w:color w:val="000000"/>
              </w:rPr>
              <w:t>1.0-SNAPSHOT</w:t>
            </w:r>
            <w:r w:rsidRPr="007C2257">
              <w:rPr>
                <w:color w:val="000000"/>
                <w:shd w:val="clear" w:color="auto" w:fill="EFEFEF"/>
              </w:rPr>
              <w:t>&lt;/</w:t>
            </w:r>
            <w:r w:rsidRPr="007C2257">
              <w:rPr>
                <w:color w:val="000080"/>
                <w:shd w:val="clear" w:color="auto" w:fill="EFEFEF"/>
              </w:rPr>
              <w:t>version</w:t>
            </w:r>
            <w:r w:rsidRPr="007C2257">
              <w:rPr>
                <w:color w:val="000000"/>
                <w:shd w:val="clear" w:color="auto" w:fill="EFEFEF"/>
              </w:rPr>
              <w:t>&gt;</w:t>
            </w:r>
            <w:r w:rsidRPr="007C2257">
              <w:rPr>
                <w:color w:val="000000"/>
              </w:rPr>
              <w:br/>
            </w:r>
            <w:r w:rsidRPr="007C2257">
              <w:rPr>
                <w:color w:val="000000"/>
              </w:rPr>
              <w:br/>
              <w:t xml:space="preserve">    </w:t>
            </w:r>
            <w:r w:rsidRPr="007C2257">
              <w:rPr>
                <w:color w:val="000000"/>
                <w:shd w:val="clear" w:color="auto" w:fill="EFEFEF"/>
              </w:rPr>
              <w:t>&lt;</w:t>
            </w:r>
            <w:r w:rsidRPr="007C2257">
              <w:rPr>
                <w:color w:val="000080"/>
                <w:shd w:val="clear" w:color="auto" w:fill="EFEFEF"/>
              </w:rPr>
              <w:t>parent</w:t>
            </w:r>
            <w:r w:rsidRPr="007C2257">
              <w:rPr>
                <w:color w:val="000000"/>
                <w:shd w:val="clear" w:color="auto" w:fill="EFEFEF"/>
              </w:rPr>
              <w:t>&gt;</w:t>
            </w:r>
            <w:r w:rsidRPr="007C2257">
              <w:rPr>
                <w:color w:val="000000"/>
              </w:rPr>
              <w:br/>
              <w:t xml:space="preserve">        </w:t>
            </w:r>
            <w:r w:rsidRPr="007C2257">
              <w:rPr>
                <w:color w:val="000000"/>
                <w:shd w:val="clear" w:color="auto" w:fill="EFEFEF"/>
              </w:rPr>
              <w:t>&lt;</w:t>
            </w:r>
            <w:proofErr w:type="spellStart"/>
            <w:r w:rsidRPr="007C2257">
              <w:rPr>
                <w:color w:val="000080"/>
                <w:shd w:val="clear" w:color="auto" w:fill="EFEFEF"/>
              </w:rPr>
              <w:t>artifactId</w:t>
            </w:r>
            <w:proofErr w:type="spellEnd"/>
            <w:r w:rsidRPr="007C2257">
              <w:rPr>
                <w:color w:val="000000"/>
                <w:shd w:val="clear" w:color="auto" w:fill="EFEFEF"/>
              </w:rPr>
              <w:t>&gt;</w:t>
            </w:r>
            <w:proofErr w:type="spellStart"/>
            <w:r w:rsidRPr="007C2257">
              <w:rPr>
                <w:color w:val="000000"/>
              </w:rPr>
              <w:t>gmall</w:t>
            </w:r>
            <w:proofErr w:type="spellEnd"/>
            <w:r w:rsidRPr="007C2257">
              <w:rPr>
                <w:color w:val="000000"/>
              </w:rPr>
              <w:t>-parent</w:t>
            </w:r>
            <w:r w:rsidRPr="007C2257">
              <w:rPr>
                <w:color w:val="000000"/>
                <w:shd w:val="clear" w:color="auto" w:fill="EFEFEF"/>
              </w:rPr>
              <w:t>&lt;/</w:t>
            </w:r>
            <w:proofErr w:type="spellStart"/>
            <w:r w:rsidRPr="007C2257">
              <w:rPr>
                <w:color w:val="000080"/>
                <w:shd w:val="clear" w:color="auto" w:fill="EFEFEF"/>
              </w:rPr>
              <w:t>artifactId</w:t>
            </w:r>
            <w:proofErr w:type="spellEnd"/>
            <w:r w:rsidRPr="007C2257">
              <w:rPr>
                <w:color w:val="000000"/>
                <w:shd w:val="clear" w:color="auto" w:fill="EFEFEF"/>
              </w:rPr>
              <w:t>&gt;</w:t>
            </w:r>
            <w:r w:rsidRPr="007C2257">
              <w:rPr>
                <w:color w:val="000000"/>
              </w:rPr>
              <w:br/>
              <w:t xml:space="preserve">        </w:t>
            </w:r>
            <w:r w:rsidRPr="007C2257">
              <w:rPr>
                <w:color w:val="000000"/>
                <w:shd w:val="clear" w:color="auto" w:fill="EFEFEF"/>
              </w:rPr>
              <w:t>&lt;</w:t>
            </w:r>
            <w:proofErr w:type="spellStart"/>
            <w:r w:rsidRPr="007C2257">
              <w:rPr>
                <w:color w:val="000080"/>
                <w:shd w:val="clear" w:color="auto" w:fill="EFEFEF"/>
              </w:rPr>
              <w:t>groupId</w:t>
            </w:r>
            <w:proofErr w:type="spellEnd"/>
            <w:r w:rsidRPr="007C2257">
              <w:rPr>
                <w:color w:val="000000"/>
                <w:shd w:val="clear" w:color="auto" w:fill="EFEFEF"/>
              </w:rPr>
              <w:t>&gt;</w:t>
            </w:r>
            <w:proofErr w:type="spellStart"/>
            <w:r w:rsidRPr="007C2257">
              <w:rPr>
                <w:color w:val="000000"/>
              </w:rPr>
              <w:t>com.atguigu.gmall</w:t>
            </w:r>
            <w:proofErr w:type="spellEnd"/>
            <w:r w:rsidRPr="007C2257">
              <w:rPr>
                <w:color w:val="000000"/>
                <w:shd w:val="clear" w:color="auto" w:fill="EFEFEF"/>
              </w:rPr>
              <w:t>&lt;/</w:t>
            </w:r>
            <w:proofErr w:type="spellStart"/>
            <w:r w:rsidRPr="007C2257">
              <w:rPr>
                <w:color w:val="000080"/>
                <w:shd w:val="clear" w:color="auto" w:fill="EFEFEF"/>
              </w:rPr>
              <w:t>groupId</w:t>
            </w:r>
            <w:proofErr w:type="spellEnd"/>
            <w:r w:rsidRPr="007C2257">
              <w:rPr>
                <w:color w:val="000000"/>
                <w:shd w:val="clear" w:color="auto" w:fill="EFEFEF"/>
              </w:rPr>
              <w:t>&gt;</w:t>
            </w:r>
            <w:r w:rsidRPr="007C2257">
              <w:rPr>
                <w:color w:val="000000"/>
              </w:rPr>
              <w:br/>
              <w:t xml:space="preserve">        </w:t>
            </w:r>
            <w:r w:rsidRPr="007C2257">
              <w:rPr>
                <w:color w:val="000000"/>
                <w:shd w:val="clear" w:color="auto" w:fill="EFEFEF"/>
              </w:rPr>
              <w:t>&lt;</w:t>
            </w:r>
            <w:r w:rsidRPr="007C2257">
              <w:rPr>
                <w:color w:val="000080"/>
                <w:shd w:val="clear" w:color="auto" w:fill="EFEFEF"/>
              </w:rPr>
              <w:t>version</w:t>
            </w:r>
            <w:r w:rsidRPr="007C2257">
              <w:rPr>
                <w:color w:val="000000"/>
                <w:shd w:val="clear" w:color="auto" w:fill="EFEFEF"/>
              </w:rPr>
              <w:t>&gt;</w:t>
            </w:r>
            <w:r w:rsidRPr="007C2257">
              <w:rPr>
                <w:color w:val="000000"/>
              </w:rPr>
              <w:t>1.0-SNAPSHOT</w:t>
            </w:r>
            <w:r w:rsidRPr="007C2257">
              <w:rPr>
                <w:color w:val="000000"/>
                <w:shd w:val="clear" w:color="auto" w:fill="EFEFEF"/>
              </w:rPr>
              <w:t>&lt;/</w:t>
            </w:r>
            <w:r w:rsidRPr="007C2257">
              <w:rPr>
                <w:color w:val="000080"/>
                <w:shd w:val="clear" w:color="auto" w:fill="EFEFEF"/>
              </w:rPr>
              <w:t>version</w:t>
            </w:r>
            <w:r w:rsidRPr="007C2257">
              <w:rPr>
                <w:color w:val="000000"/>
                <w:shd w:val="clear" w:color="auto" w:fill="EFEFEF"/>
              </w:rPr>
              <w:t>&gt;</w:t>
            </w:r>
            <w:r w:rsidRPr="007C2257">
              <w:rPr>
                <w:color w:val="000000"/>
              </w:rPr>
              <w:br/>
              <w:t xml:space="preserve">    </w:t>
            </w:r>
            <w:r w:rsidRPr="007C2257">
              <w:rPr>
                <w:color w:val="000000"/>
                <w:shd w:val="clear" w:color="auto" w:fill="EFEFEF"/>
              </w:rPr>
              <w:t>&lt;/</w:t>
            </w:r>
            <w:r w:rsidRPr="007C2257">
              <w:rPr>
                <w:color w:val="000080"/>
                <w:shd w:val="clear" w:color="auto" w:fill="EFEFEF"/>
              </w:rPr>
              <w:t>parent</w:t>
            </w:r>
            <w:r w:rsidRPr="007C2257">
              <w:rPr>
                <w:color w:val="000000"/>
                <w:shd w:val="clear" w:color="auto" w:fill="EFEFEF"/>
              </w:rPr>
              <w:t>&gt;</w:t>
            </w:r>
            <w:r w:rsidRPr="007C2257">
              <w:rPr>
                <w:color w:val="000000"/>
              </w:rPr>
              <w:br/>
              <w:t xml:space="preserve">    </w:t>
            </w:r>
            <w:r w:rsidRPr="007C2257">
              <w:rPr>
                <w:color w:val="000000"/>
                <w:shd w:val="clear" w:color="auto" w:fill="EFEFEF"/>
              </w:rPr>
              <w:t>&lt;</w:t>
            </w:r>
            <w:r w:rsidRPr="007C2257">
              <w:rPr>
                <w:color w:val="000080"/>
                <w:shd w:val="clear" w:color="auto" w:fill="EFEFEF"/>
              </w:rPr>
              <w:t>dependencies</w:t>
            </w:r>
            <w:r w:rsidRPr="007C2257">
              <w:rPr>
                <w:color w:val="000000"/>
                <w:shd w:val="clear" w:color="auto" w:fill="EFEFEF"/>
              </w:rPr>
              <w:t>&gt;</w:t>
            </w:r>
            <w:r w:rsidRPr="007C2257">
              <w:rPr>
                <w:color w:val="000000"/>
              </w:rPr>
              <w:br/>
              <w:t xml:space="preserve">        </w:t>
            </w:r>
            <w:r w:rsidRPr="007C2257">
              <w:rPr>
                <w:color w:val="000000"/>
                <w:shd w:val="clear" w:color="auto" w:fill="EFEFEF"/>
              </w:rPr>
              <w:t>&lt;</w:t>
            </w:r>
            <w:r w:rsidRPr="007C2257">
              <w:rPr>
                <w:color w:val="000080"/>
                <w:shd w:val="clear" w:color="auto" w:fill="EFEFEF"/>
              </w:rPr>
              <w:t>dependency</w:t>
            </w:r>
            <w:r w:rsidRPr="007C2257">
              <w:rPr>
                <w:color w:val="000000"/>
                <w:shd w:val="clear" w:color="auto" w:fill="EFEFEF"/>
              </w:rPr>
              <w:t>&gt;</w:t>
            </w:r>
            <w:r w:rsidRPr="007C2257">
              <w:rPr>
                <w:color w:val="000000"/>
              </w:rPr>
              <w:br/>
              <w:t xml:space="preserve">            </w:t>
            </w:r>
            <w:r w:rsidRPr="007C2257">
              <w:rPr>
                <w:color w:val="000000"/>
                <w:shd w:val="clear" w:color="auto" w:fill="EFEFEF"/>
              </w:rPr>
              <w:t>&lt;</w:t>
            </w:r>
            <w:proofErr w:type="spellStart"/>
            <w:r w:rsidRPr="007C2257">
              <w:rPr>
                <w:color w:val="000080"/>
                <w:shd w:val="clear" w:color="auto" w:fill="EFEFEF"/>
              </w:rPr>
              <w:t>groupId</w:t>
            </w:r>
            <w:proofErr w:type="spellEnd"/>
            <w:r w:rsidRPr="007C2257">
              <w:rPr>
                <w:color w:val="000000"/>
                <w:shd w:val="clear" w:color="auto" w:fill="EFEFEF"/>
              </w:rPr>
              <w:t>&gt;</w:t>
            </w:r>
            <w:proofErr w:type="spellStart"/>
            <w:r w:rsidRPr="007C2257">
              <w:rPr>
                <w:color w:val="000000"/>
              </w:rPr>
              <w:t>tk.mybatis</w:t>
            </w:r>
            <w:proofErr w:type="spellEnd"/>
            <w:r w:rsidRPr="007C2257">
              <w:rPr>
                <w:color w:val="000000"/>
                <w:shd w:val="clear" w:color="auto" w:fill="EFEFEF"/>
              </w:rPr>
              <w:t>&lt;/</w:t>
            </w:r>
            <w:proofErr w:type="spellStart"/>
            <w:r w:rsidRPr="007C2257">
              <w:rPr>
                <w:color w:val="000080"/>
                <w:shd w:val="clear" w:color="auto" w:fill="EFEFEF"/>
              </w:rPr>
              <w:t>groupId</w:t>
            </w:r>
            <w:proofErr w:type="spellEnd"/>
            <w:r w:rsidRPr="007C2257">
              <w:rPr>
                <w:color w:val="000000"/>
                <w:shd w:val="clear" w:color="auto" w:fill="EFEFEF"/>
              </w:rPr>
              <w:t>&gt;</w:t>
            </w:r>
            <w:r w:rsidRPr="007C2257">
              <w:rPr>
                <w:color w:val="000000"/>
              </w:rPr>
              <w:br/>
              <w:t xml:space="preserve">            </w:t>
            </w:r>
            <w:r w:rsidRPr="007C2257">
              <w:rPr>
                <w:color w:val="000000"/>
                <w:shd w:val="clear" w:color="auto" w:fill="EFEFEF"/>
              </w:rPr>
              <w:t>&lt;</w:t>
            </w:r>
            <w:proofErr w:type="spellStart"/>
            <w:r w:rsidRPr="007C2257">
              <w:rPr>
                <w:color w:val="000080"/>
                <w:shd w:val="clear" w:color="auto" w:fill="EFEFEF"/>
              </w:rPr>
              <w:t>artifactId</w:t>
            </w:r>
            <w:proofErr w:type="spellEnd"/>
            <w:r w:rsidRPr="007C2257">
              <w:rPr>
                <w:color w:val="000000"/>
                <w:shd w:val="clear" w:color="auto" w:fill="EFEFEF"/>
              </w:rPr>
              <w:t>&gt;</w:t>
            </w:r>
            <w:r w:rsidRPr="007C2257">
              <w:rPr>
                <w:color w:val="000000"/>
              </w:rPr>
              <w:t>mapper-spring-boot-starter</w:t>
            </w:r>
            <w:r w:rsidRPr="007C2257">
              <w:rPr>
                <w:color w:val="000000"/>
                <w:shd w:val="clear" w:color="auto" w:fill="EFEFEF"/>
              </w:rPr>
              <w:t>&lt;/</w:t>
            </w:r>
            <w:proofErr w:type="spellStart"/>
            <w:r w:rsidRPr="007C2257">
              <w:rPr>
                <w:color w:val="000080"/>
                <w:shd w:val="clear" w:color="auto" w:fill="EFEFEF"/>
              </w:rPr>
              <w:t>artifactId</w:t>
            </w:r>
            <w:proofErr w:type="spellEnd"/>
            <w:r w:rsidRPr="007C2257">
              <w:rPr>
                <w:color w:val="000000"/>
                <w:shd w:val="clear" w:color="auto" w:fill="EFEFEF"/>
              </w:rPr>
              <w:t>&gt;</w:t>
            </w:r>
          </w:p>
          <w:p w:rsidR="007C2257" w:rsidRPr="007C2257" w:rsidRDefault="00473490" w:rsidP="00473490">
            <w:pPr>
              <w:pStyle w:val="af"/>
              <w:ind w:firstLineChars="600" w:firstLine="1260"/>
              <w:rPr>
                <w:color w:val="000000"/>
              </w:rPr>
            </w:pPr>
            <w:r w:rsidRPr="006666CE">
              <w:rPr>
                <w:color w:val="FF0000"/>
              </w:rPr>
              <w:t>&lt;version&gt;1.2.3&lt;/version&gt;</w:t>
            </w:r>
            <w:r w:rsidR="007C2257" w:rsidRPr="007C2257">
              <w:rPr>
                <w:color w:val="000000"/>
              </w:rPr>
              <w:br/>
              <w:t xml:space="preserve">            </w:t>
            </w:r>
            <w:r w:rsidR="007C2257" w:rsidRPr="007C2257">
              <w:rPr>
                <w:color w:val="000000"/>
                <w:shd w:val="clear" w:color="auto" w:fill="EFEFEF"/>
              </w:rPr>
              <w:t>&lt;</w:t>
            </w:r>
            <w:r w:rsidR="007C2257" w:rsidRPr="007C2257">
              <w:rPr>
                <w:color w:val="000080"/>
                <w:shd w:val="clear" w:color="auto" w:fill="EFEFEF"/>
              </w:rPr>
              <w:t>exclusions</w:t>
            </w:r>
            <w:r w:rsidR="007C2257" w:rsidRPr="007C2257">
              <w:rPr>
                <w:color w:val="000000"/>
                <w:shd w:val="clear" w:color="auto" w:fill="EFEFEF"/>
              </w:rPr>
              <w:t>&gt;</w:t>
            </w:r>
            <w:r w:rsidR="007C2257" w:rsidRPr="007C2257">
              <w:rPr>
                <w:color w:val="000000"/>
              </w:rPr>
              <w:br/>
              <w:t xml:space="preserve">                </w:t>
            </w:r>
            <w:r w:rsidR="007C2257" w:rsidRPr="007C2257">
              <w:rPr>
                <w:color w:val="000000"/>
                <w:shd w:val="clear" w:color="auto" w:fill="EFEFEF"/>
              </w:rPr>
              <w:t>&lt;</w:t>
            </w:r>
            <w:r w:rsidR="007C2257" w:rsidRPr="007C2257">
              <w:rPr>
                <w:color w:val="000080"/>
                <w:shd w:val="clear" w:color="auto" w:fill="EFEFEF"/>
              </w:rPr>
              <w:t>exclusion</w:t>
            </w:r>
            <w:r w:rsidR="007C2257" w:rsidRPr="007C2257">
              <w:rPr>
                <w:color w:val="000000"/>
                <w:shd w:val="clear" w:color="auto" w:fill="EFEFEF"/>
              </w:rPr>
              <w:t>&gt;</w:t>
            </w:r>
            <w:r w:rsidR="007C2257" w:rsidRPr="007C2257">
              <w:rPr>
                <w:color w:val="000000"/>
              </w:rPr>
              <w:br/>
              <w:t xml:space="preserve">                    </w:t>
            </w:r>
            <w:r w:rsidR="007C2257" w:rsidRPr="007C2257">
              <w:rPr>
                <w:color w:val="000000"/>
                <w:shd w:val="clear" w:color="auto" w:fill="EFEFEF"/>
              </w:rPr>
              <w:t>&lt;</w:t>
            </w:r>
            <w:proofErr w:type="spellStart"/>
            <w:r w:rsidR="007C2257" w:rsidRPr="007C2257">
              <w:rPr>
                <w:color w:val="000080"/>
                <w:shd w:val="clear" w:color="auto" w:fill="EFEFEF"/>
              </w:rPr>
              <w:t>groupId</w:t>
            </w:r>
            <w:proofErr w:type="spellEnd"/>
            <w:r w:rsidR="007C2257" w:rsidRPr="007C2257">
              <w:rPr>
                <w:color w:val="000000"/>
                <w:shd w:val="clear" w:color="auto" w:fill="EFEFEF"/>
              </w:rPr>
              <w:t>&gt;</w:t>
            </w:r>
            <w:proofErr w:type="spellStart"/>
            <w:r w:rsidR="007C2257" w:rsidRPr="007C2257">
              <w:rPr>
                <w:color w:val="000000"/>
              </w:rPr>
              <w:t>org.springframework.boot</w:t>
            </w:r>
            <w:proofErr w:type="spellEnd"/>
            <w:r w:rsidR="007C2257" w:rsidRPr="007C2257">
              <w:rPr>
                <w:color w:val="000000"/>
                <w:shd w:val="clear" w:color="auto" w:fill="EFEFEF"/>
              </w:rPr>
              <w:t>&lt;/</w:t>
            </w:r>
            <w:proofErr w:type="spellStart"/>
            <w:r w:rsidR="007C2257" w:rsidRPr="007C2257">
              <w:rPr>
                <w:color w:val="000080"/>
                <w:shd w:val="clear" w:color="auto" w:fill="EFEFEF"/>
              </w:rPr>
              <w:t>groupId</w:t>
            </w:r>
            <w:proofErr w:type="spellEnd"/>
            <w:r w:rsidR="007C2257" w:rsidRPr="007C2257">
              <w:rPr>
                <w:color w:val="000000"/>
                <w:shd w:val="clear" w:color="auto" w:fill="EFEFEF"/>
              </w:rPr>
              <w:t>&gt;</w:t>
            </w:r>
            <w:r w:rsidR="007C2257" w:rsidRPr="007C2257">
              <w:rPr>
                <w:color w:val="000000"/>
              </w:rPr>
              <w:br/>
              <w:t xml:space="preserve">                    </w:t>
            </w:r>
            <w:r w:rsidR="007C2257" w:rsidRPr="007C2257">
              <w:rPr>
                <w:color w:val="000000"/>
                <w:shd w:val="clear" w:color="auto" w:fill="EFEFEF"/>
              </w:rPr>
              <w:t>&lt;</w:t>
            </w:r>
            <w:proofErr w:type="spellStart"/>
            <w:r w:rsidR="007C2257" w:rsidRPr="007C2257">
              <w:rPr>
                <w:color w:val="000080"/>
                <w:shd w:val="clear" w:color="auto" w:fill="EFEFEF"/>
              </w:rPr>
              <w:t>artifactId</w:t>
            </w:r>
            <w:proofErr w:type="spellEnd"/>
            <w:r w:rsidR="007C2257" w:rsidRPr="007C2257">
              <w:rPr>
                <w:color w:val="000000"/>
                <w:shd w:val="clear" w:color="auto" w:fill="EFEFEF"/>
              </w:rPr>
              <w:t>&gt;</w:t>
            </w:r>
            <w:r w:rsidR="007C2257" w:rsidRPr="007C2257">
              <w:rPr>
                <w:color w:val="000000"/>
              </w:rPr>
              <w:t>spring-boot-starter-</w:t>
            </w:r>
            <w:proofErr w:type="spellStart"/>
            <w:r w:rsidR="007C2257" w:rsidRPr="007C2257">
              <w:rPr>
                <w:color w:val="000000"/>
              </w:rPr>
              <w:t>jdbc</w:t>
            </w:r>
            <w:proofErr w:type="spellEnd"/>
            <w:r w:rsidR="007C2257" w:rsidRPr="007C2257">
              <w:rPr>
                <w:color w:val="000000"/>
                <w:shd w:val="clear" w:color="auto" w:fill="EFEFEF"/>
              </w:rPr>
              <w:t>&lt;/</w:t>
            </w:r>
            <w:proofErr w:type="spellStart"/>
            <w:r w:rsidR="007C2257" w:rsidRPr="007C2257">
              <w:rPr>
                <w:color w:val="000080"/>
                <w:shd w:val="clear" w:color="auto" w:fill="EFEFEF"/>
              </w:rPr>
              <w:t>artifactId</w:t>
            </w:r>
            <w:proofErr w:type="spellEnd"/>
            <w:r w:rsidR="007C2257" w:rsidRPr="007C2257">
              <w:rPr>
                <w:color w:val="000000"/>
                <w:shd w:val="clear" w:color="auto" w:fill="EFEFEF"/>
              </w:rPr>
              <w:t>&gt;</w:t>
            </w:r>
            <w:r w:rsidR="007C2257" w:rsidRPr="007C2257">
              <w:rPr>
                <w:color w:val="000000"/>
              </w:rPr>
              <w:br/>
              <w:t xml:space="preserve">                </w:t>
            </w:r>
            <w:r w:rsidR="007C2257" w:rsidRPr="007C2257">
              <w:rPr>
                <w:color w:val="000000"/>
                <w:shd w:val="clear" w:color="auto" w:fill="EFEFEF"/>
              </w:rPr>
              <w:t>&lt;/</w:t>
            </w:r>
            <w:r w:rsidR="007C2257" w:rsidRPr="007C2257">
              <w:rPr>
                <w:color w:val="000080"/>
                <w:shd w:val="clear" w:color="auto" w:fill="EFEFEF"/>
              </w:rPr>
              <w:t>exclusion</w:t>
            </w:r>
            <w:r w:rsidR="007C2257" w:rsidRPr="007C2257">
              <w:rPr>
                <w:color w:val="000000"/>
                <w:shd w:val="clear" w:color="auto" w:fill="EFEFEF"/>
              </w:rPr>
              <w:t>&gt;</w:t>
            </w:r>
            <w:r w:rsidR="007C2257" w:rsidRPr="007C2257">
              <w:rPr>
                <w:color w:val="000000"/>
              </w:rPr>
              <w:br/>
              <w:t xml:space="preserve">            </w:t>
            </w:r>
            <w:r w:rsidR="007C2257" w:rsidRPr="007C2257">
              <w:rPr>
                <w:color w:val="000000"/>
                <w:shd w:val="clear" w:color="auto" w:fill="EFEFEF"/>
              </w:rPr>
              <w:t>&lt;/</w:t>
            </w:r>
            <w:r w:rsidR="007C2257" w:rsidRPr="007C2257">
              <w:rPr>
                <w:color w:val="000080"/>
                <w:shd w:val="clear" w:color="auto" w:fill="EFEFEF"/>
              </w:rPr>
              <w:t>exclusions</w:t>
            </w:r>
            <w:r w:rsidR="007C2257" w:rsidRPr="007C2257">
              <w:rPr>
                <w:color w:val="000000"/>
                <w:shd w:val="clear" w:color="auto" w:fill="EFEFEF"/>
              </w:rPr>
              <w:t>&gt;</w:t>
            </w:r>
            <w:r w:rsidR="007C2257" w:rsidRPr="007C2257">
              <w:rPr>
                <w:color w:val="000000"/>
              </w:rPr>
              <w:br/>
              <w:t xml:space="preserve">        </w:t>
            </w:r>
            <w:r w:rsidR="007C2257" w:rsidRPr="007C2257">
              <w:rPr>
                <w:color w:val="000000"/>
                <w:shd w:val="clear" w:color="auto" w:fill="EFEFEF"/>
              </w:rPr>
              <w:t>&lt;/</w:t>
            </w:r>
            <w:r w:rsidR="007C2257" w:rsidRPr="007C2257">
              <w:rPr>
                <w:color w:val="000080"/>
                <w:shd w:val="clear" w:color="auto" w:fill="EFEFEF"/>
              </w:rPr>
              <w:t>dependency</w:t>
            </w:r>
            <w:r w:rsidR="007C2257" w:rsidRPr="007C2257">
              <w:rPr>
                <w:color w:val="000000"/>
                <w:shd w:val="clear" w:color="auto" w:fill="EFEFEF"/>
              </w:rPr>
              <w:t>&gt;</w:t>
            </w:r>
            <w:r w:rsidR="007C2257" w:rsidRPr="007C2257">
              <w:rPr>
                <w:color w:val="000000"/>
              </w:rPr>
              <w:br/>
              <w:t xml:space="preserve">    </w:t>
            </w:r>
            <w:r w:rsidR="007C2257" w:rsidRPr="007C2257">
              <w:rPr>
                <w:color w:val="000000"/>
                <w:shd w:val="clear" w:color="auto" w:fill="EFEFEF"/>
              </w:rPr>
              <w:t>&lt;/</w:t>
            </w:r>
            <w:r w:rsidR="007C2257" w:rsidRPr="007C2257">
              <w:rPr>
                <w:color w:val="000080"/>
                <w:shd w:val="clear" w:color="auto" w:fill="EFEFEF"/>
              </w:rPr>
              <w:t>dependencies</w:t>
            </w:r>
            <w:r w:rsidR="007C2257" w:rsidRPr="007C2257">
              <w:rPr>
                <w:color w:val="000000"/>
                <w:shd w:val="clear" w:color="auto" w:fill="EFEFEF"/>
              </w:rPr>
              <w:t>&gt;</w:t>
            </w:r>
            <w:r w:rsidR="007C2257" w:rsidRPr="007C2257">
              <w:rPr>
                <w:color w:val="000000"/>
              </w:rPr>
              <w:br/>
            </w:r>
            <w:r w:rsidR="007C2257" w:rsidRPr="007C2257">
              <w:rPr>
                <w:color w:val="000000"/>
                <w:shd w:val="clear" w:color="auto" w:fill="EFEFEF"/>
              </w:rPr>
              <w:t>&lt;/</w:t>
            </w:r>
            <w:r w:rsidR="007C2257" w:rsidRPr="007C2257">
              <w:rPr>
                <w:color w:val="000080"/>
                <w:shd w:val="clear" w:color="auto" w:fill="EFEFEF"/>
              </w:rPr>
              <w:t>project</w:t>
            </w:r>
            <w:r w:rsidR="007C2257" w:rsidRPr="007C2257">
              <w:rPr>
                <w:color w:val="000000"/>
                <w:shd w:val="clear" w:color="auto" w:fill="EFEFEF"/>
              </w:rPr>
              <w:t>&gt;</w:t>
            </w:r>
          </w:p>
          <w:p w:rsidR="007C2257" w:rsidRPr="007C2257" w:rsidRDefault="007C2257" w:rsidP="00473490">
            <w:pPr>
              <w:pStyle w:val="af"/>
              <w:rPr>
                <w:sz w:val="28"/>
              </w:rPr>
            </w:pPr>
          </w:p>
        </w:tc>
      </w:tr>
    </w:tbl>
    <w:p w:rsidR="00473490" w:rsidRDefault="00153424" w:rsidP="00153424">
      <w:pPr>
        <w:ind w:firstLineChars="250" w:firstLine="700"/>
        <w:rPr>
          <w:sz w:val="28"/>
        </w:rPr>
      </w:pPr>
      <w:r>
        <w:rPr>
          <w:rFonts w:hint="eastAsia"/>
          <w:sz w:val="28"/>
        </w:rPr>
        <w:lastRenderedPageBreak/>
        <w:t>由于</w:t>
      </w:r>
      <w:r w:rsidR="00473490">
        <w:rPr>
          <w:rFonts w:hint="eastAsia"/>
          <w:sz w:val="28"/>
        </w:rPr>
        <w:t>依赖包分布于多个模块中，最好有一个地方能够把所有依赖的版本通用管理起来。</w:t>
      </w:r>
    </w:p>
    <w:p w:rsidR="00473490" w:rsidRDefault="00473490" w:rsidP="00473490">
      <w:pPr>
        <w:ind w:firstLineChars="200" w:firstLine="560"/>
        <w:rPr>
          <w:sz w:val="28"/>
        </w:rPr>
      </w:pPr>
      <w:r>
        <w:rPr>
          <w:rFonts w:hint="eastAsia"/>
          <w:sz w:val="28"/>
        </w:rPr>
        <w:t>这就用到了</w:t>
      </w:r>
      <w:r>
        <w:rPr>
          <w:rFonts w:hint="eastAsia"/>
          <w:sz w:val="28"/>
        </w:rPr>
        <w:t>m</w:t>
      </w:r>
      <w:r>
        <w:rPr>
          <w:sz w:val="28"/>
        </w:rPr>
        <w:t>aven</w:t>
      </w:r>
      <w:r>
        <w:rPr>
          <w:rFonts w:hint="eastAsia"/>
          <w:sz w:val="28"/>
        </w:rPr>
        <w:t>的</w:t>
      </w:r>
      <w:r>
        <w:rPr>
          <w:rFonts w:hint="eastAsia"/>
          <w:sz w:val="28"/>
        </w:rPr>
        <w:t>&lt;</w:t>
      </w:r>
      <w:r>
        <w:rPr>
          <w:sz w:val="28"/>
        </w:rPr>
        <w:t>parent</w:t>
      </w:r>
      <w:r>
        <w:rPr>
          <w:rFonts w:hint="eastAsia"/>
          <w:sz w:val="28"/>
        </w:rPr>
        <w:t>&gt;</w:t>
      </w:r>
      <w:r>
        <w:rPr>
          <w:rFonts w:hint="eastAsia"/>
          <w:sz w:val="28"/>
        </w:rPr>
        <w:t>概念。可以让所有的模块都继承这个</w:t>
      </w:r>
      <w:r>
        <w:rPr>
          <w:rFonts w:hint="eastAsia"/>
          <w:sz w:val="28"/>
        </w:rPr>
        <w:t>parent</w:t>
      </w:r>
      <w:r>
        <w:rPr>
          <w:rFonts w:hint="eastAsia"/>
          <w:sz w:val="28"/>
        </w:rPr>
        <w:t>模块，由这个</w:t>
      </w:r>
      <w:r>
        <w:rPr>
          <w:rFonts w:hint="eastAsia"/>
          <w:sz w:val="28"/>
        </w:rPr>
        <w:t>parent</w:t>
      </w:r>
      <w:r>
        <w:rPr>
          <w:rFonts w:hint="eastAsia"/>
          <w:sz w:val="28"/>
        </w:rPr>
        <w:t>模块来管理版本。</w:t>
      </w:r>
    </w:p>
    <w:p w:rsidR="00473490" w:rsidRPr="00D01AC9" w:rsidRDefault="00CE5B92" w:rsidP="00473490">
      <w:pPr>
        <w:pStyle w:val="3"/>
      </w:pPr>
      <w:r>
        <w:rPr>
          <w:rFonts w:hint="eastAsia"/>
        </w:rPr>
        <w:lastRenderedPageBreak/>
        <w:t>2</w:t>
      </w:r>
      <w:r w:rsidR="007D2DDA">
        <w:rPr>
          <w:rFonts w:hint="eastAsia"/>
        </w:rPr>
        <w:t xml:space="preserve"> </w:t>
      </w:r>
      <w:r w:rsidR="00473490">
        <w:rPr>
          <w:rFonts w:hint="eastAsia"/>
        </w:rPr>
        <w:t>搭建</w:t>
      </w:r>
      <w:r w:rsidR="00473490">
        <w:rPr>
          <w:rFonts w:hint="eastAsia"/>
        </w:rPr>
        <w:t>parent</w:t>
      </w:r>
      <w:r w:rsidR="00473490">
        <w:rPr>
          <w:rFonts w:hint="eastAsia"/>
        </w:rPr>
        <w:t>模块</w:t>
      </w:r>
    </w:p>
    <w:p w:rsidR="00473490" w:rsidRDefault="00473490" w:rsidP="00473490">
      <w:pPr>
        <w:rPr>
          <w:sz w:val="28"/>
        </w:rPr>
      </w:pPr>
      <w:r>
        <w:rPr>
          <w:noProof/>
        </w:rPr>
        <w:drawing>
          <wp:inline distT="0" distB="0" distL="0" distR="0" wp14:anchorId="69DE46A2" wp14:editId="0F489F07">
            <wp:extent cx="4057650" cy="2686050"/>
            <wp:effectExtent l="190500" t="190500" r="190500" b="19050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57650" cy="2686050"/>
                    </a:xfrm>
                    <a:prstGeom prst="rect">
                      <a:avLst/>
                    </a:prstGeom>
                    <a:ln>
                      <a:noFill/>
                    </a:ln>
                    <a:effectLst>
                      <a:outerShdw blurRad="190500" algn="tl" rotWithShape="0">
                        <a:srgbClr val="000000">
                          <a:alpha val="70000"/>
                        </a:srgbClr>
                      </a:outerShdw>
                    </a:effectLst>
                  </pic:spPr>
                </pic:pic>
              </a:graphicData>
            </a:graphic>
          </wp:inline>
        </w:drawing>
      </w:r>
    </w:p>
    <w:p w:rsidR="00473490" w:rsidRDefault="00473490" w:rsidP="00473490">
      <w:pPr>
        <w:rPr>
          <w:sz w:val="28"/>
        </w:rPr>
      </w:pPr>
      <w:r>
        <w:rPr>
          <w:noProof/>
        </w:rPr>
        <w:drawing>
          <wp:inline distT="0" distB="0" distL="0" distR="0" wp14:anchorId="700991C7" wp14:editId="3A2A6F03">
            <wp:extent cx="2505075" cy="1895475"/>
            <wp:effectExtent l="190500" t="190500" r="200025" b="20002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05075" cy="1895475"/>
                    </a:xfrm>
                    <a:prstGeom prst="rect">
                      <a:avLst/>
                    </a:prstGeom>
                    <a:ln>
                      <a:noFill/>
                    </a:ln>
                    <a:effectLst>
                      <a:outerShdw blurRad="190500" algn="tl" rotWithShape="0">
                        <a:srgbClr val="000000">
                          <a:alpha val="70000"/>
                        </a:srgbClr>
                      </a:outerShdw>
                    </a:effectLst>
                  </pic:spPr>
                </pic:pic>
              </a:graphicData>
            </a:graphic>
          </wp:inline>
        </w:drawing>
      </w:r>
    </w:p>
    <w:p w:rsidR="00473490" w:rsidRDefault="00473490" w:rsidP="00473490">
      <w:pPr>
        <w:rPr>
          <w:sz w:val="28"/>
        </w:rPr>
      </w:pPr>
      <w:r>
        <w:rPr>
          <w:rFonts w:hint="eastAsia"/>
          <w:sz w:val="28"/>
        </w:rPr>
        <w:t>parent</w:t>
      </w:r>
      <w:r>
        <w:rPr>
          <w:rFonts w:hint="eastAsia"/>
          <w:sz w:val="28"/>
        </w:rPr>
        <w:t>模块的</w:t>
      </w:r>
      <w:r>
        <w:rPr>
          <w:rFonts w:hint="eastAsia"/>
          <w:sz w:val="28"/>
        </w:rPr>
        <w:t xml:space="preserve"> pom.xml</w:t>
      </w:r>
    </w:p>
    <w:tbl>
      <w:tblPr>
        <w:tblStyle w:val="ad"/>
        <w:tblW w:w="0" w:type="auto"/>
        <w:tblLook w:val="04A0" w:firstRow="1" w:lastRow="0" w:firstColumn="1" w:lastColumn="0" w:noHBand="0" w:noVBand="1"/>
      </w:tblPr>
      <w:tblGrid>
        <w:gridCol w:w="8522"/>
      </w:tblGrid>
      <w:tr w:rsidR="00473490" w:rsidTr="00173E92">
        <w:tc>
          <w:tcPr>
            <w:tcW w:w="8522" w:type="dxa"/>
          </w:tcPr>
          <w:p w:rsidR="00473490" w:rsidRPr="00D01AC9" w:rsidRDefault="00473490" w:rsidP="00173E92">
            <w:pPr>
              <w:pStyle w:val="af"/>
              <w:rPr>
                <w:color w:val="000000"/>
              </w:rPr>
            </w:pPr>
            <w:r w:rsidRPr="00D01AC9">
              <w:rPr>
                <w:i/>
                <w:iCs/>
                <w:color w:val="000000"/>
              </w:rPr>
              <w:t>&lt;?</w:t>
            </w:r>
            <w:r w:rsidRPr="00D01AC9">
              <w:rPr>
                <w:color w:val="0000FF"/>
                <w:shd w:val="clear" w:color="auto" w:fill="EFEFEF"/>
              </w:rPr>
              <w:t>xml version</w:t>
            </w:r>
            <w:r w:rsidRPr="00D01AC9">
              <w:rPr>
                <w:shd w:val="clear" w:color="auto" w:fill="EFEFEF"/>
              </w:rPr>
              <w:t xml:space="preserve">="1.0" </w:t>
            </w:r>
            <w:r w:rsidRPr="00D01AC9">
              <w:rPr>
                <w:color w:val="0000FF"/>
                <w:shd w:val="clear" w:color="auto" w:fill="EFEFEF"/>
              </w:rPr>
              <w:t>encoding</w:t>
            </w:r>
            <w:r w:rsidRPr="00D01AC9">
              <w:rPr>
                <w:shd w:val="clear" w:color="auto" w:fill="EFEFEF"/>
              </w:rPr>
              <w:t>="UTF-8"</w:t>
            </w:r>
            <w:r w:rsidRPr="00D01AC9">
              <w:rPr>
                <w:i/>
                <w:iCs/>
                <w:color w:val="000000"/>
              </w:rPr>
              <w:t>?&gt;</w:t>
            </w:r>
            <w:r w:rsidRPr="00D01AC9">
              <w:rPr>
                <w:i/>
                <w:iCs/>
                <w:color w:val="000000"/>
              </w:rPr>
              <w:br/>
            </w:r>
            <w:r w:rsidRPr="00D01AC9">
              <w:rPr>
                <w:color w:val="000000"/>
                <w:shd w:val="clear" w:color="auto" w:fill="EFEFEF"/>
              </w:rPr>
              <w:t>&lt;</w:t>
            </w:r>
            <w:r w:rsidRPr="00D01AC9">
              <w:rPr>
                <w:color w:val="000080"/>
                <w:shd w:val="clear" w:color="auto" w:fill="EFEFEF"/>
              </w:rPr>
              <w:t xml:space="preserve">project </w:t>
            </w:r>
            <w:proofErr w:type="spellStart"/>
            <w:r w:rsidRPr="00D01AC9">
              <w:rPr>
                <w:color w:val="0000FF"/>
                <w:shd w:val="clear" w:color="auto" w:fill="EFEFEF"/>
              </w:rPr>
              <w:t>xmlns</w:t>
            </w:r>
            <w:proofErr w:type="spellEnd"/>
            <w:r w:rsidRPr="00D01AC9">
              <w:rPr>
                <w:shd w:val="clear" w:color="auto" w:fill="EFEFEF"/>
              </w:rPr>
              <w:t>="http://maven.apache.org/POM/4.0.0"</w:t>
            </w:r>
            <w:r w:rsidRPr="00D01AC9">
              <w:rPr>
                <w:shd w:val="clear" w:color="auto" w:fill="EFEFEF"/>
              </w:rPr>
              <w:br/>
              <w:t xml:space="preserve">         </w:t>
            </w:r>
            <w:proofErr w:type="spellStart"/>
            <w:r w:rsidRPr="00D01AC9">
              <w:rPr>
                <w:color w:val="0000FF"/>
                <w:shd w:val="clear" w:color="auto" w:fill="EFEFEF"/>
              </w:rPr>
              <w:t>xmlns:</w:t>
            </w:r>
            <w:r w:rsidRPr="00D01AC9">
              <w:rPr>
                <w:color w:val="660E7A"/>
                <w:shd w:val="clear" w:color="auto" w:fill="EFEFEF"/>
              </w:rPr>
              <w:t>xsi</w:t>
            </w:r>
            <w:proofErr w:type="spellEnd"/>
            <w:r w:rsidRPr="00D01AC9">
              <w:rPr>
                <w:shd w:val="clear" w:color="auto" w:fill="EFEFEF"/>
              </w:rPr>
              <w:t>="http://www.w3.org/2001/XMLSchema-instance"</w:t>
            </w:r>
            <w:r w:rsidRPr="00D01AC9">
              <w:rPr>
                <w:shd w:val="clear" w:color="auto" w:fill="EFEFEF"/>
              </w:rPr>
              <w:br/>
              <w:t xml:space="preserve">         </w:t>
            </w:r>
            <w:proofErr w:type="spellStart"/>
            <w:r w:rsidRPr="00D01AC9">
              <w:rPr>
                <w:color w:val="660E7A"/>
                <w:shd w:val="clear" w:color="auto" w:fill="EFEFEF"/>
              </w:rPr>
              <w:t>xsi</w:t>
            </w:r>
            <w:r w:rsidRPr="00D01AC9">
              <w:rPr>
                <w:color w:val="0000FF"/>
                <w:shd w:val="clear" w:color="auto" w:fill="EFEFEF"/>
              </w:rPr>
              <w:t>:schemaLocation</w:t>
            </w:r>
            <w:proofErr w:type="spellEnd"/>
            <w:r w:rsidRPr="00D01AC9">
              <w:rPr>
                <w:shd w:val="clear" w:color="auto" w:fill="EFEFEF"/>
              </w:rPr>
              <w:t>="http://maven.apache.org/POM/4.0.0 http://maven.apache.org/xsd/maven-4.0.0.xsd"</w:t>
            </w:r>
            <w:r w:rsidRPr="00D01AC9">
              <w:rPr>
                <w:color w:val="000000"/>
                <w:shd w:val="clear" w:color="auto" w:fill="EFEFEF"/>
              </w:rPr>
              <w:t>&gt;</w:t>
            </w:r>
            <w:r w:rsidRPr="00D01AC9">
              <w:rPr>
                <w:color w:val="000000"/>
              </w:rPr>
              <w:br/>
              <w:t xml:space="preserve">    </w:t>
            </w:r>
            <w:r w:rsidRPr="00D01AC9">
              <w:rPr>
                <w:color w:val="000000"/>
                <w:shd w:val="clear" w:color="auto" w:fill="EFEFEF"/>
              </w:rPr>
              <w:t>&lt;</w:t>
            </w:r>
            <w:proofErr w:type="spellStart"/>
            <w:r w:rsidRPr="00D01AC9">
              <w:rPr>
                <w:color w:val="000080"/>
                <w:shd w:val="clear" w:color="auto" w:fill="EFEFEF"/>
              </w:rPr>
              <w:t>modelVersion</w:t>
            </w:r>
            <w:proofErr w:type="spellEnd"/>
            <w:r w:rsidRPr="00D01AC9">
              <w:rPr>
                <w:color w:val="000000"/>
                <w:shd w:val="clear" w:color="auto" w:fill="EFEFEF"/>
              </w:rPr>
              <w:t>&gt;</w:t>
            </w:r>
            <w:r w:rsidRPr="00D01AC9">
              <w:rPr>
                <w:color w:val="000000"/>
              </w:rPr>
              <w:t>4.0.0</w:t>
            </w:r>
            <w:r w:rsidRPr="00D01AC9">
              <w:rPr>
                <w:color w:val="000000"/>
                <w:shd w:val="clear" w:color="auto" w:fill="EFEFEF"/>
              </w:rPr>
              <w:t>&lt;/</w:t>
            </w:r>
            <w:proofErr w:type="spellStart"/>
            <w:r w:rsidRPr="00D01AC9">
              <w:rPr>
                <w:color w:val="000080"/>
                <w:shd w:val="clear" w:color="auto" w:fill="EFEFEF"/>
              </w:rPr>
              <w:t>modelVersion</w:t>
            </w:r>
            <w:proofErr w:type="spellEnd"/>
            <w:r w:rsidRPr="00D01AC9">
              <w:rPr>
                <w:color w:val="000000"/>
                <w:shd w:val="clear" w:color="auto" w:fill="EFEFEF"/>
              </w:rPr>
              <w:t>&gt;</w:t>
            </w:r>
            <w:r w:rsidRPr="00D01AC9">
              <w:rPr>
                <w:color w:val="000000"/>
              </w:rPr>
              <w:br/>
            </w:r>
            <w:r w:rsidRPr="00D01AC9">
              <w:rPr>
                <w:color w:val="000000"/>
              </w:rPr>
              <w:br/>
              <w:t xml:space="preserve">    </w:t>
            </w:r>
            <w:r w:rsidRPr="00D01AC9">
              <w:rPr>
                <w:color w:val="000000"/>
                <w:shd w:val="clear" w:color="auto" w:fill="EFEFEF"/>
              </w:rPr>
              <w:t>&lt;</w:t>
            </w:r>
            <w:proofErr w:type="spellStart"/>
            <w:r w:rsidRPr="00D01AC9">
              <w:rPr>
                <w:color w:val="000080"/>
                <w:shd w:val="clear" w:color="auto" w:fill="EFEFEF"/>
              </w:rPr>
              <w:t>groupId</w:t>
            </w:r>
            <w:proofErr w:type="spellEnd"/>
            <w:r w:rsidRPr="00D01AC9">
              <w:rPr>
                <w:color w:val="000000"/>
                <w:shd w:val="clear" w:color="auto" w:fill="EFEFEF"/>
              </w:rPr>
              <w:t>&gt;</w:t>
            </w:r>
            <w:proofErr w:type="spellStart"/>
            <w:r w:rsidRPr="00D01AC9">
              <w:rPr>
                <w:color w:val="000000"/>
              </w:rPr>
              <w:t>com.atguigu.gmall</w:t>
            </w:r>
            <w:proofErr w:type="spellEnd"/>
            <w:r w:rsidRPr="00D01AC9">
              <w:rPr>
                <w:color w:val="000000"/>
                <w:shd w:val="clear" w:color="auto" w:fill="EFEFEF"/>
              </w:rPr>
              <w:t>&lt;/</w:t>
            </w:r>
            <w:proofErr w:type="spellStart"/>
            <w:r w:rsidRPr="00D01AC9">
              <w:rPr>
                <w:color w:val="000080"/>
                <w:shd w:val="clear" w:color="auto" w:fill="EFEFEF"/>
              </w:rPr>
              <w:t>groupId</w:t>
            </w:r>
            <w:proofErr w:type="spellEnd"/>
            <w:r w:rsidRPr="00D01AC9">
              <w:rPr>
                <w:color w:val="000000"/>
                <w:shd w:val="clear" w:color="auto" w:fill="EFEFEF"/>
              </w:rPr>
              <w:t>&gt;</w:t>
            </w:r>
            <w:r w:rsidRPr="00D01AC9">
              <w:rPr>
                <w:color w:val="000000"/>
              </w:rPr>
              <w:br/>
              <w:t xml:space="preserve">    </w:t>
            </w:r>
            <w:r w:rsidRPr="00D01AC9">
              <w:rPr>
                <w:color w:val="000000"/>
                <w:shd w:val="clear" w:color="auto" w:fill="EFEFEF"/>
              </w:rPr>
              <w:t>&lt;</w:t>
            </w:r>
            <w:proofErr w:type="spellStart"/>
            <w:r w:rsidRPr="00D01AC9">
              <w:rPr>
                <w:color w:val="000080"/>
                <w:shd w:val="clear" w:color="auto" w:fill="EFEFEF"/>
              </w:rPr>
              <w:t>artifactId</w:t>
            </w:r>
            <w:proofErr w:type="spellEnd"/>
            <w:r w:rsidRPr="00D01AC9">
              <w:rPr>
                <w:color w:val="000000"/>
                <w:shd w:val="clear" w:color="auto" w:fill="EFEFEF"/>
              </w:rPr>
              <w:t>&gt;</w:t>
            </w:r>
            <w:proofErr w:type="spellStart"/>
            <w:r w:rsidRPr="00D01AC9">
              <w:rPr>
                <w:color w:val="000000"/>
              </w:rPr>
              <w:t>gmall</w:t>
            </w:r>
            <w:proofErr w:type="spellEnd"/>
            <w:r w:rsidRPr="00D01AC9">
              <w:rPr>
                <w:color w:val="000000"/>
              </w:rPr>
              <w:t>-parent</w:t>
            </w:r>
            <w:r w:rsidRPr="00D01AC9">
              <w:rPr>
                <w:color w:val="000000"/>
                <w:shd w:val="clear" w:color="auto" w:fill="EFEFEF"/>
              </w:rPr>
              <w:t>&lt;/</w:t>
            </w:r>
            <w:proofErr w:type="spellStart"/>
            <w:r w:rsidRPr="00D01AC9">
              <w:rPr>
                <w:color w:val="000080"/>
                <w:shd w:val="clear" w:color="auto" w:fill="EFEFEF"/>
              </w:rPr>
              <w:t>artifactId</w:t>
            </w:r>
            <w:proofErr w:type="spellEnd"/>
            <w:r w:rsidRPr="00D01AC9">
              <w:rPr>
                <w:color w:val="000000"/>
                <w:shd w:val="clear" w:color="auto" w:fill="EFEFEF"/>
              </w:rPr>
              <w:t>&gt;</w:t>
            </w:r>
            <w:r w:rsidRPr="00D01AC9">
              <w:rPr>
                <w:color w:val="000000"/>
              </w:rPr>
              <w:br/>
              <w:t xml:space="preserve">    </w:t>
            </w:r>
            <w:r w:rsidRPr="00D01AC9">
              <w:rPr>
                <w:color w:val="000000"/>
                <w:shd w:val="clear" w:color="auto" w:fill="EFEFEF"/>
              </w:rPr>
              <w:t>&lt;</w:t>
            </w:r>
            <w:r w:rsidRPr="00D01AC9">
              <w:rPr>
                <w:color w:val="000080"/>
                <w:shd w:val="clear" w:color="auto" w:fill="EFEFEF"/>
              </w:rPr>
              <w:t>version</w:t>
            </w:r>
            <w:r w:rsidRPr="00D01AC9">
              <w:rPr>
                <w:color w:val="000000"/>
                <w:shd w:val="clear" w:color="auto" w:fill="EFEFEF"/>
              </w:rPr>
              <w:t>&gt;</w:t>
            </w:r>
            <w:r w:rsidRPr="00D01AC9">
              <w:rPr>
                <w:color w:val="000000"/>
              </w:rPr>
              <w:t>1.0-SNAPSHOT</w:t>
            </w:r>
            <w:r w:rsidRPr="00D01AC9">
              <w:rPr>
                <w:color w:val="000000"/>
                <w:shd w:val="clear" w:color="auto" w:fill="EFEFEF"/>
              </w:rPr>
              <w:t>&lt;/</w:t>
            </w:r>
            <w:r w:rsidRPr="00D01AC9">
              <w:rPr>
                <w:color w:val="000080"/>
                <w:shd w:val="clear" w:color="auto" w:fill="EFEFEF"/>
              </w:rPr>
              <w:t>version</w:t>
            </w:r>
            <w:r w:rsidRPr="00D01AC9">
              <w:rPr>
                <w:color w:val="000000"/>
                <w:shd w:val="clear" w:color="auto" w:fill="EFEFEF"/>
              </w:rPr>
              <w:t>&gt;</w:t>
            </w:r>
            <w:r w:rsidRPr="00D01AC9">
              <w:rPr>
                <w:color w:val="000000"/>
              </w:rPr>
              <w:br/>
            </w:r>
            <w:r w:rsidRPr="00D01AC9">
              <w:rPr>
                <w:color w:val="000000"/>
              </w:rPr>
              <w:lastRenderedPageBreak/>
              <w:t xml:space="preserve">    </w:t>
            </w:r>
            <w:r w:rsidRPr="00D01AC9">
              <w:rPr>
                <w:color w:val="000000"/>
                <w:shd w:val="clear" w:color="auto" w:fill="EFEFEF"/>
              </w:rPr>
              <w:t>&lt;</w:t>
            </w:r>
            <w:r w:rsidRPr="00D01AC9">
              <w:rPr>
                <w:color w:val="000080"/>
                <w:shd w:val="clear" w:color="auto" w:fill="EFEFEF"/>
              </w:rPr>
              <w:t>packaging</w:t>
            </w:r>
            <w:r w:rsidRPr="00D01AC9">
              <w:rPr>
                <w:color w:val="000000"/>
                <w:shd w:val="clear" w:color="auto" w:fill="EFEFEF"/>
              </w:rPr>
              <w:t>&gt;</w:t>
            </w:r>
            <w:r w:rsidRPr="00D01AC9">
              <w:rPr>
                <w:color w:val="000000"/>
              </w:rPr>
              <w:t>pom</w:t>
            </w:r>
            <w:r w:rsidRPr="00D01AC9">
              <w:rPr>
                <w:color w:val="000000"/>
                <w:shd w:val="clear" w:color="auto" w:fill="EFEFEF"/>
              </w:rPr>
              <w:t>&lt;/</w:t>
            </w:r>
            <w:r w:rsidRPr="00D01AC9">
              <w:rPr>
                <w:color w:val="000080"/>
                <w:shd w:val="clear" w:color="auto" w:fill="EFEFEF"/>
              </w:rPr>
              <w:t>packaging</w:t>
            </w:r>
            <w:r w:rsidRPr="00D01AC9">
              <w:rPr>
                <w:color w:val="000000"/>
                <w:shd w:val="clear" w:color="auto" w:fill="EFEFEF"/>
              </w:rPr>
              <w:t>&gt;</w:t>
            </w:r>
            <w:r w:rsidRPr="00D01AC9">
              <w:rPr>
                <w:color w:val="000000"/>
              </w:rPr>
              <w:br/>
              <w:t xml:space="preserve">    </w:t>
            </w:r>
            <w:r w:rsidRPr="00D01AC9">
              <w:rPr>
                <w:color w:val="000000"/>
                <w:shd w:val="clear" w:color="auto" w:fill="EFEFEF"/>
              </w:rPr>
              <w:t>&lt;</w:t>
            </w:r>
            <w:r w:rsidRPr="00D01AC9">
              <w:rPr>
                <w:color w:val="000080"/>
                <w:shd w:val="clear" w:color="auto" w:fill="EFEFEF"/>
              </w:rPr>
              <w:t>properties</w:t>
            </w:r>
            <w:r w:rsidRPr="00D01AC9">
              <w:rPr>
                <w:color w:val="000000"/>
                <w:shd w:val="clear" w:color="auto" w:fill="EFEFEF"/>
              </w:rPr>
              <w:t>&gt;</w:t>
            </w:r>
            <w:r w:rsidRPr="00D01AC9">
              <w:rPr>
                <w:color w:val="000000"/>
              </w:rPr>
              <w:br/>
              <w:t xml:space="preserve">        </w:t>
            </w:r>
            <w:r w:rsidRPr="00D01AC9">
              <w:rPr>
                <w:color w:val="000000"/>
                <w:shd w:val="clear" w:color="auto" w:fill="EFEFEF"/>
              </w:rPr>
              <w:t>&lt;</w:t>
            </w:r>
            <w:r w:rsidRPr="00D01AC9">
              <w:rPr>
                <w:color w:val="000080"/>
                <w:shd w:val="clear" w:color="auto" w:fill="EFEFEF"/>
              </w:rPr>
              <w:t>project.build.sourceEncoding</w:t>
            </w:r>
            <w:r w:rsidRPr="00D01AC9">
              <w:rPr>
                <w:color w:val="000000"/>
                <w:shd w:val="clear" w:color="auto" w:fill="EFEFEF"/>
              </w:rPr>
              <w:t>&gt;</w:t>
            </w:r>
            <w:r w:rsidRPr="00D01AC9">
              <w:rPr>
                <w:color w:val="000000"/>
              </w:rPr>
              <w:t>UTF-8</w:t>
            </w:r>
            <w:r w:rsidRPr="00D01AC9">
              <w:rPr>
                <w:color w:val="000000"/>
                <w:shd w:val="clear" w:color="auto" w:fill="EFEFEF"/>
              </w:rPr>
              <w:t>&lt;/</w:t>
            </w:r>
            <w:r w:rsidRPr="00D01AC9">
              <w:rPr>
                <w:color w:val="000080"/>
                <w:shd w:val="clear" w:color="auto" w:fill="EFEFEF"/>
              </w:rPr>
              <w:t>project.build.sourceEncoding</w:t>
            </w:r>
            <w:r w:rsidRPr="00D01AC9">
              <w:rPr>
                <w:color w:val="000000"/>
                <w:shd w:val="clear" w:color="auto" w:fill="EFEFEF"/>
              </w:rPr>
              <w:t>&gt;</w:t>
            </w:r>
            <w:r w:rsidRPr="00D01AC9">
              <w:rPr>
                <w:color w:val="000000"/>
              </w:rPr>
              <w:br/>
              <w:t xml:space="preserve">        </w:t>
            </w:r>
            <w:r w:rsidRPr="00D01AC9">
              <w:rPr>
                <w:color w:val="000000"/>
                <w:shd w:val="clear" w:color="auto" w:fill="EFEFEF"/>
              </w:rPr>
              <w:t>&lt;</w:t>
            </w:r>
            <w:r w:rsidRPr="00D01AC9">
              <w:rPr>
                <w:color w:val="000080"/>
                <w:shd w:val="clear" w:color="auto" w:fill="EFEFEF"/>
              </w:rPr>
              <w:t>project.reporting.outputEncoding</w:t>
            </w:r>
            <w:r w:rsidRPr="00D01AC9">
              <w:rPr>
                <w:color w:val="000000"/>
                <w:shd w:val="clear" w:color="auto" w:fill="EFEFEF"/>
              </w:rPr>
              <w:t>&gt;</w:t>
            </w:r>
            <w:r w:rsidRPr="00D01AC9">
              <w:rPr>
                <w:color w:val="000000"/>
              </w:rPr>
              <w:t>UTF-8</w:t>
            </w:r>
            <w:r w:rsidRPr="00D01AC9">
              <w:rPr>
                <w:color w:val="000000"/>
                <w:shd w:val="clear" w:color="auto" w:fill="EFEFEF"/>
              </w:rPr>
              <w:t>&lt;/</w:t>
            </w:r>
            <w:r w:rsidRPr="00D01AC9">
              <w:rPr>
                <w:color w:val="000080"/>
                <w:shd w:val="clear" w:color="auto" w:fill="EFEFEF"/>
              </w:rPr>
              <w:t>project.reporting.outputEncoding</w:t>
            </w:r>
            <w:r w:rsidRPr="00D01AC9">
              <w:rPr>
                <w:color w:val="000000"/>
                <w:shd w:val="clear" w:color="auto" w:fill="EFEFEF"/>
              </w:rPr>
              <w:t>&gt;</w:t>
            </w:r>
            <w:r w:rsidRPr="00D01AC9">
              <w:rPr>
                <w:color w:val="000000"/>
              </w:rPr>
              <w:br/>
              <w:t xml:space="preserve">        </w:t>
            </w:r>
            <w:r w:rsidRPr="00D01AC9">
              <w:rPr>
                <w:color w:val="000000"/>
                <w:shd w:val="clear" w:color="auto" w:fill="EFEFEF"/>
              </w:rPr>
              <w:t>&lt;</w:t>
            </w:r>
            <w:proofErr w:type="spellStart"/>
            <w:r w:rsidRPr="00D01AC9">
              <w:rPr>
                <w:color w:val="000080"/>
                <w:shd w:val="clear" w:color="auto" w:fill="EFEFEF"/>
              </w:rPr>
              <w:t>java.version</w:t>
            </w:r>
            <w:proofErr w:type="spellEnd"/>
            <w:r w:rsidRPr="00D01AC9">
              <w:rPr>
                <w:color w:val="000000"/>
                <w:shd w:val="clear" w:color="auto" w:fill="EFEFEF"/>
              </w:rPr>
              <w:t>&gt;</w:t>
            </w:r>
            <w:r w:rsidRPr="00D01AC9">
              <w:rPr>
                <w:color w:val="000000"/>
              </w:rPr>
              <w:t>1.8</w:t>
            </w:r>
            <w:r w:rsidRPr="00D01AC9">
              <w:rPr>
                <w:color w:val="000000"/>
                <w:shd w:val="clear" w:color="auto" w:fill="EFEFEF"/>
              </w:rPr>
              <w:t>&lt;/</w:t>
            </w:r>
            <w:proofErr w:type="spellStart"/>
            <w:r w:rsidRPr="00D01AC9">
              <w:rPr>
                <w:color w:val="000080"/>
                <w:shd w:val="clear" w:color="auto" w:fill="EFEFEF"/>
              </w:rPr>
              <w:t>java.version</w:t>
            </w:r>
            <w:proofErr w:type="spellEnd"/>
            <w:r w:rsidRPr="00D01AC9">
              <w:rPr>
                <w:color w:val="000000"/>
                <w:shd w:val="clear" w:color="auto" w:fill="EFEFEF"/>
              </w:rPr>
              <w:t>&gt;</w:t>
            </w:r>
            <w:r w:rsidRPr="00D01AC9">
              <w:rPr>
                <w:color w:val="000000"/>
              </w:rPr>
              <w:br/>
            </w:r>
            <w:r w:rsidRPr="00D01AC9">
              <w:rPr>
                <w:color w:val="000000"/>
              </w:rPr>
              <w:br/>
              <w:t xml:space="preserve">        </w:t>
            </w:r>
            <w:r w:rsidRPr="00D01AC9">
              <w:rPr>
                <w:color w:val="000000"/>
                <w:shd w:val="clear" w:color="auto" w:fill="EFEFEF"/>
              </w:rPr>
              <w:t>&lt;</w:t>
            </w:r>
            <w:proofErr w:type="spellStart"/>
            <w:r w:rsidRPr="00D01AC9">
              <w:rPr>
                <w:color w:val="000080"/>
                <w:shd w:val="clear" w:color="auto" w:fill="EFEFEF"/>
              </w:rPr>
              <w:t>fastjson.version</w:t>
            </w:r>
            <w:proofErr w:type="spellEnd"/>
            <w:r w:rsidRPr="00D01AC9">
              <w:rPr>
                <w:color w:val="000000"/>
                <w:shd w:val="clear" w:color="auto" w:fill="EFEFEF"/>
              </w:rPr>
              <w:t>&gt;</w:t>
            </w:r>
            <w:r w:rsidRPr="00D01AC9">
              <w:rPr>
                <w:color w:val="000000"/>
              </w:rPr>
              <w:t>1.2.46</w:t>
            </w:r>
            <w:r w:rsidRPr="00D01AC9">
              <w:rPr>
                <w:color w:val="000000"/>
                <w:shd w:val="clear" w:color="auto" w:fill="EFEFEF"/>
              </w:rPr>
              <w:t>&lt;/</w:t>
            </w:r>
            <w:proofErr w:type="spellStart"/>
            <w:r w:rsidRPr="00D01AC9">
              <w:rPr>
                <w:color w:val="000080"/>
                <w:shd w:val="clear" w:color="auto" w:fill="EFEFEF"/>
              </w:rPr>
              <w:t>fastjson.version</w:t>
            </w:r>
            <w:proofErr w:type="spellEnd"/>
            <w:r w:rsidRPr="00D01AC9">
              <w:rPr>
                <w:color w:val="000000"/>
                <w:shd w:val="clear" w:color="auto" w:fill="EFEFEF"/>
              </w:rPr>
              <w:t>&gt;</w:t>
            </w:r>
            <w:r w:rsidRPr="00D01AC9">
              <w:rPr>
                <w:color w:val="000000"/>
              </w:rPr>
              <w:br/>
              <w:t xml:space="preserve">        </w:t>
            </w:r>
            <w:r w:rsidRPr="00D01AC9">
              <w:rPr>
                <w:color w:val="000000"/>
                <w:shd w:val="clear" w:color="auto" w:fill="EFEFEF"/>
              </w:rPr>
              <w:t>&lt;</w:t>
            </w:r>
            <w:proofErr w:type="spellStart"/>
            <w:r w:rsidRPr="00D01AC9">
              <w:rPr>
                <w:color w:val="000080"/>
                <w:shd w:val="clear" w:color="auto" w:fill="EFEFEF"/>
              </w:rPr>
              <w:t>dubbo-starter.version</w:t>
            </w:r>
            <w:proofErr w:type="spellEnd"/>
            <w:r w:rsidRPr="00D01AC9">
              <w:rPr>
                <w:color w:val="000000"/>
                <w:shd w:val="clear" w:color="auto" w:fill="EFEFEF"/>
              </w:rPr>
              <w:t>&gt;</w:t>
            </w:r>
            <w:r w:rsidRPr="00D01AC9">
              <w:rPr>
                <w:color w:val="000000"/>
              </w:rPr>
              <w:t>1.0.10</w:t>
            </w:r>
            <w:r w:rsidRPr="00D01AC9">
              <w:rPr>
                <w:color w:val="000000"/>
                <w:shd w:val="clear" w:color="auto" w:fill="EFEFEF"/>
              </w:rPr>
              <w:t>&lt;/</w:t>
            </w:r>
            <w:proofErr w:type="spellStart"/>
            <w:r w:rsidRPr="00D01AC9">
              <w:rPr>
                <w:color w:val="000080"/>
                <w:shd w:val="clear" w:color="auto" w:fill="EFEFEF"/>
              </w:rPr>
              <w:t>dubbo-starter.version</w:t>
            </w:r>
            <w:proofErr w:type="spellEnd"/>
            <w:r w:rsidRPr="00D01AC9">
              <w:rPr>
                <w:color w:val="000000"/>
                <w:shd w:val="clear" w:color="auto" w:fill="EFEFEF"/>
              </w:rPr>
              <w:t>&gt;</w:t>
            </w:r>
            <w:r w:rsidRPr="00D01AC9">
              <w:rPr>
                <w:color w:val="000000"/>
              </w:rPr>
              <w:br/>
              <w:t xml:space="preserve">        </w:t>
            </w:r>
            <w:r w:rsidRPr="00D01AC9">
              <w:rPr>
                <w:color w:val="000000"/>
                <w:shd w:val="clear" w:color="auto" w:fill="EFEFEF"/>
              </w:rPr>
              <w:t>&lt;</w:t>
            </w:r>
            <w:proofErr w:type="spellStart"/>
            <w:r w:rsidRPr="00D01AC9">
              <w:rPr>
                <w:color w:val="000080"/>
                <w:shd w:val="clear" w:color="auto" w:fill="EFEFEF"/>
              </w:rPr>
              <w:t>dubbo.version</w:t>
            </w:r>
            <w:proofErr w:type="spellEnd"/>
            <w:r w:rsidRPr="00D01AC9">
              <w:rPr>
                <w:color w:val="000000"/>
                <w:shd w:val="clear" w:color="auto" w:fill="EFEFEF"/>
              </w:rPr>
              <w:t>&gt;</w:t>
            </w:r>
            <w:r w:rsidRPr="00D01AC9">
              <w:rPr>
                <w:color w:val="000000"/>
              </w:rPr>
              <w:t>2.6.0</w:t>
            </w:r>
            <w:r w:rsidRPr="00D01AC9">
              <w:rPr>
                <w:color w:val="000000"/>
                <w:shd w:val="clear" w:color="auto" w:fill="EFEFEF"/>
              </w:rPr>
              <w:t>&lt;/</w:t>
            </w:r>
            <w:proofErr w:type="spellStart"/>
            <w:r w:rsidRPr="00D01AC9">
              <w:rPr>
                <w:color w:val="000080"/>
                <w:shd w:val="clear" w:color="auto" w:fill="EFEFEF"/>
              </w:rPr>
              <w:t>dubbo.version</w:t>
            </w:r>
            <w:proofErr w:type="spellEnd"/>
            <w:r w:rsidRPr="00D01AC9">
              <w:rPr>
                <w:color w:val="000000"/>
                <w:shd w:val="clear" w:color="auto" w:fill="EFEFEF"/>
              </w:rPr>
              <w:t>&gt;</w:t>
            </w:r>
            <w:r w:rsidRPr="00D01AC9">
              <w:rPr>
                <w:color w:val="000000"/>
              </w:rPr>
              <w:br/>
              <w:t xml:space="preserve">        </w:t>
            </w:r>
            <w:r w:rsidRPr="00D01AC9">
              <w:rPr>
                <w:color w:val="000000"/>
                <w:shd w:val="clear" w:color="auto" w:fill="EFEFEF"/>
              </w:rPr>
              <w:t>&lt;</w:t>
            </w:r>
            <w:proofErr w:type="spellStart"/>
            <w:r w:rsidRPr="00D01AC9">
              <w:rPr>
                <w:color w:val="000080"/>
                <w:shd w:val="clear" w:color="auto" w:fill="EFEFEF"/>
              </w:rPr>
              <w:t>zkclient.version</w:t>
            </w:r>
            <w:proofErr w:type="spellEnd"/>
            <w:r w:rsidRPr="00D01AC9">
              <w:rPr>
                <w:color w:val="000000"/>
                <w:shd w:val="clear" w:color="auto" w:fill="EFEFEF"/>
              </w:rPr>
              <w:t>&gt;</w:t>
            </w:r>
            <w:r w:rsidRPr="00D01AC9">
              <w:rPr>
                <w:color w:val="000000"/>
              </w:rPr>
              <w:t>0.10</w:t>
            </w:r>
            <w:r w:rsidRPr="00D01AC9">
              <w:rPr>
                <w:color w:val="000000"/>
                <w:shd w:val="clear" w:color="auto" w:fill="EFEFEF"/>
              </w:rPr>
              <w:t>&lt;/</w:t>
            </w:r>
            <w:proofErr w:type="spellStart"/>
            <w:r w:rsidRPr="00D01AC9">
              <w:rPr>
                <w:color w:val="000080"/>
                <w:shd w:val="clear" w:color="auto" w:fill="EFEFEF"/>
              </w:rPr>
              <w:t>zkclient.version</w:t>
            </w:r>
            <w:proofErr w:type="spellEnd"/>
            <w:r w:rsidRPr="00D01AC9">
              <w:rPr>
                <w:color w:val="000000"/>
                <w:shd w:val="clear" w:color="auto" w:fill="EFEFEF"/>
              </w:rPr>
              <w:t>&gt;</w:t>
            </w:r>
            <w:r w:rsidRPr="00D01AC9">
              <w:rPr>
                <w:color w:val="000000"/>
              </w:rPr>
              <w:br/>
              <w:t xml:space="preserve">        </w:t>
            </w:r>
            <w:r w:rsidRPr="00D01AC9">
              <w:rPr>
                <w:color w:val="000000"/>
                <w:shd w:val="clear" w:color="auto" w:fill="EFEFEF"/>
              </w:rPr>
              <w:t>&lt;</w:t>
            </w:r>
            <w:proofErr w:type="spellStart"/>
            <w:r w:rsidRPr="00D01AC9">
              <w:rPr>
                <w:color w:val="000080"/>
                <w:shd w:val="clear" w:color="auto" w:fill="EFEFEF"/>
              </w:rPr>
              <w:t>mybatis.version</w:t>
            </w:r>
            <w:proofErr w:type="spellEnd"/>
            <w:r w:rsidRPr="00D01AC9">
              <w:rPr>
                <w:color w:val="000000"/>
                <w:shd w:val="clear" w:color="auto" w:fill="EFEFEF"/>
              </w:rPr>
              <w:t>&gt;</w:t>
            </w:r>
            <w:r w:rsidRPr="00D01AC9">
              <w:rPr>
                <w:color w:val="000000"/>
              </w:rPr>
              <w:t>1.3.1</w:t>
            </w:r>
            <w:r w:rsidRPr="00D01AC9">
              <w:rPr>
                <w:color w:val="000000"/>
                <w:shd w:val="clear" w:color="auto" w:fill="EFEFEF"/>
              </w:rPr>
              <w:t>&lt;/</w:t>
            </w:r>
            <w:proofErr w:type="spellStart"/>
            <w:r w:rsidRPr="00D01AC9">
              <w:rPr>
                <w:color w:val="000080"/>
                <w:shd w:val="clear" w:color="auto" w:fill="EFEFEF"/>
              </w:rPr>
              <w:t>mybatis.version</w:t>
            </w:r>
            <w:proofErr w:type="spellEnd"/>
            <w:r w:rsidRPr="00D01AC9">
              <w:rPr>
                <w:color w:val="000000"/>
                <w:shd w:val="clear" w:color="auto" w:fill="EFEFEF"/>
              </w:rPr>
              <w:t>&gt;</w:t>
            </w:r>
            <w:r w:rsidRPr="00D01AC9">
              <w:rPr>
                <w:color w:val="000000"/>
              </w:rPr>
              <w:br/>
              <w:t xml:space="preserve">        </w:t>
            </w:r>
            <w:r w:rsidRPr="00D01AC9">
              <w:rPr>
                <w:color w:val="000000"/>
                <w:shd w:val="clear" w:color="auto" w:fill="EFEFEF"/>
              </w:rPr>
              <w:t>&lt;</w:t>
            </w:r>
            <w:proofErr w:type="spellStart"/>
            <w:r w:rsidRPr="00D01AC9">
              <w:rPr>
                <w:color w:val="000080"/>
                <w:shd w:val="clear" w:color="auto" w:fill="EFEFEF"/>
              </w:rPr>
              <w:t>nekohtml.version</w:t>
            </w:r>
            <w:proofErr w:type="spellEnd"/>
            <w:r w:rsidRPr="00D01AC9">
              <w:rPr>
                <w:color w:val="000000"/>
                <w:shd w:val="clear" w:color="auto" w:fill="EFEFEF"/>
              </w:rPr>
              <w:t>&gt;</w:t>
            </w:r>
            <w:r w:rsidRPr="00D01AC9">
              <w:rPr>
                <w:color w:val="000000"/>
              </w:rPr>
              <w:t>1.9.20</w:t>
            </w:r>
            <w:r w:rsidRPr="00D01AC9">
              <w:rPr>
                <w:color w:val="000000"/>
                <w:shd w:val="clear" w:color="auto" w:fill="EFEFEF"/>
              </w:rPr>
              <w:t>&lt;/</w:t>
            </w:r>
            <w:proofErr w:type="spellStart"/>
            <w:r w:rsidRPr="00D01AC9">
              <w:rPr>
                <w:color w:val="000080"/>
                <w:shd w:val="clear" w:color="auto" w:fill="EFEFEF"/>
              </w:rPr>
              <w:t>nekohtml.version</w:t>
            </w:r>
            <w:proofErr w:type="spellEnd"/>
            <w:r w:rsidRPr="00D01AC9">
              <w:rPr>
                <w:color w:val="000000"/>
                <w:shd w:val="clear" w:color="auto" w:fill="EFEFEF"/>
              </w:rPr>
              <w:t>&gt;</w:t>
            </w:r>
            <w:r w:rsidRPr="00D01AC9">
              <w:rPr>
                <w:color w:val="000000"/>
              </w:rPr>
              <w:br/>
              <w:t xml:space="preserve">        </w:t>
            </w:r>
            <w:r w:rsidRPr="00D01AC9">
              <w:rPr>
                <w:color w:val="000000"/>
                <w:shd w:val="clear" w:color="auto" w:fill="EFEFEF"/>
              </w:rPr>
              <w:t>&lt;</w:t>
            </w:r>
            <w:r w:rsidRPr="00D01AC9">
              <w:rPr>
                <w:color w:val="000080"/>
                <w:shd w:val="clear" w:color="auto" w:fill="EFEFEF"/>
              </w:rPr>
              <w:t>xml-</w:t>
            </w:r>
            <w:proofErr w:type="spellStart"/>
            <w:r w:rsidRPr="00D01AC9">
              <w:rPr>
                <w:color w:val="000080"/>
                <w:shd w:val="clear" w:color="auto" w:fill="EFEFEF"/>
              </w:rPr>
              <w:t>apis.version</w:t>
            </w:r>
            <w:proofErr w:type="spellEnd"/>
            <w:r w:rsidRPr="00D01AC9">
              <w:rPr>
                <w:color w:val="000000"/>
                <w:shd w:val="clear" w:color="auto" w:fill="EFEFEF"/>
              </w:rPr>
              <w:t>&gt;</w:t>
            </w:r>
            <w:r w:rsidRPr="00D01AC9">
              <w:rPr>
                <w:color w:val="000000"/>
              </w:rPr>
              <w:t>1.4.01</w:t>
            </w:r>
            <w:r w:rsidRPr="00D01AC9">
              <w:rPr>
                <w:color w:val="000000"/>
                <w:shd w:val="clear" w:color="auto" w:fill="EFEFEF"/>
              </w:rPr>
              <w:t>&lt;/</w:t>
            </w:r>
            <w:r w:rsidRPr="00D01AC9">
              <w:rPr>
                <w:color w:val="000080"/>
                <w:shd w:val="clear" w:color="auto" w:fill="EFEFEF"/>
              </w:rPr>
              <w:t>xml-</w:t>
            </w:r>
            <w:proofErr w:type="spellStart"/>
            <w:r w:rsidRPr="00D01AC9">
              <w:rPr>
                <w:color w:val="000080"/>
                <w:shd w:val="clear" w:color="auto" w:fill="EFEFEF"/>
              </w:rPr>
              <w:t>apis.version</w:t>
            </w:r>
            <w:proofErr w:type="spellEnd"/>
            <w:r w:rsidRPr="00D01AC9">
              <w:rPr>
                <w:color w:val="000000"/>
                <w:shd w:val="clear" w:color="auto" w:fill="EFEFEF"/>
              </w:rPr>
              <w:t>&gt;</w:t>
            </w:r>
            <w:r w:rsidRPr="00D01AC9">
              <w:rPr>
                <w:color w:val="000000"/>
              </w:rPr>
              <w:br/>
              <w:t xml:space="preserve">        </w:t>
            </w:r>
            <w:r w:rsidRPr="00D01AC9">
              <w:rPr>
                <w:color w:val="000000"/>
                <w:shd w:val="clear" w:color="auto" w:fill="EFEFEF"/>
              </w:rPr>
              <w:t>&lt;</w:t>
            </w:r>
            <w:r w:rsidRPr="00D01AC9">
              <w:rPr>
                <w:color w:val="000080"/>
                <w:shd w:val="clear" w:color="auto" w:fill="EFEFEF"/>
              </w:rPr>
              <w:t>batik-</w:t>
            </w:r>
            <w:proofErr w:type="spellStart"/>
            <w:r w:rsidRPr="00D01AC9">
              <w:rPr>
                <w:color w:val="000080"/>
                <w:shd w:val="clear" w:color="auto" w:fill="EFEFEF"/>
              </w:rPr>
              <w:t>ext.version</w:t>
            </w:r>
            <w:proofErr w:type="spellEnd"/>
            <w:r w:rsidRPr="00D01AC9">
              <w:rPr>
                <w:color w:val="000000"/>
                <w:shd w:val="clear" w:color="auto" w:fill="EFEFEF"/>
              </w:rPr>
              <w:t>&gt;</w:t>
            </w:r>
            <w:r w:rsidRPr="00D01AC9">
              <w:rPr>
                <w:color w:val="000000"/>
              </w:rPr>
              <w:t>1.9.1</w:t>
            </w:r>
            <w:r w:rsidRPr="00D01AC9">
              <w:rPr>
                <w:color w:val="000000"/>
                <w:shd w:val="clear" w:color="auto" w:fill="EFEFEF"/>
              </w:rPr>
              <w:t>&lt;/</w:t>
            </w:r>
            <w:r w:rsidRPr="00D01AC9">
              <w:rPr>
                <w:color w:val="000080"/>
                <w:shd w:val="clear" w:color="auto" w:fill="EFEFEF"/>
              </w:rPr>
              <w:t>batik-</w:t>
            </w:r>
            <w:proofErr w:type="spellStart"/>
            <w:r w:rsidRPr="00D01AC9">
              <w:rPr>
                <w:color w:val="000080"/>
                <w:shd w:val="clear" w:color="auto" w:fill="EFEFEF"/>
              </w:rPr>
              <w:t>ext.version</w:t>
            </w:r>
            <w:proofErr w:type="spellEnd"/>
            <w:r w:rsidRPr="00D01AC9">
              <w:rPr>
                <w:color w:val="000000"/>
                <w:shd w:val="clear" w:color="auto" w:fill="EFEFEF"/>
              </w:rPr>
              <w:t>&gt;</w:t>
            </w:r>
            <w:r w:rsidRPr="00D01AC9">
              <w:rPr>
                <w:color w:val="000000"/>
              </w:rPr>
              <w:br/>
              <w:t xml:space="preserve">        </w:t>
            </w:r>
            <w:r w:rsidRPr="00D01AC9">
              <w:rPr>
                <w:color w:val="000000"/>
                <w:shd w:val="clear" w:color="auto" w:fill="EFEFEF"/>
              </w:rPr>
              <w:t>&lt;</w:t>
            </w:r>
            <w:proofErr w:type="spellStart"/>
            <w:r w:rsidRPr="00D01AC9">
              <w:rPr>
                <w:color w:val="000080"/>
                <w:shd w:val="clear" w:color="auto" w:fill="EFEFEF"/>
              </w:rPr>
              <w:t>jsoup.version</w:t>
            </w:r>
            <w:proofErr w:type="spellEnd"/>
            <w:r w:rsidRPr="00D01AC9">
              <w:rPr>
                <w:color w:val="000000"/>
                <w:shd w:val="clear" w:color="auto" w:fill="EFEFEF"/>
              </w:rPr>
              <w:t>&gt;</w:t>
            </w:r>
            <w:r w:rsidRPr="00D01AC9">
              <w:rPr>
                <w:color w:val="000000"/>
              </w:rPr>
              <w:t>1.11.2</w:t>
            </w:r>
            <w:r w:rsidRPr="00D01AC9">
              <w:rPr>
                <w:color w:val="000000"/>
                <w:shd w:val="clear" w:color="auto" w:fill="EFEFEF"/>
              </w:rPr>
              <w:t>&lt;/</w:t>
            </w:r>
            <w:proofErr w:type="spellStart"/>
            <w:r w:rsidRPr="00D01AC9">
              <w:rPr>
                <w:color w:val="000080"/>
                <w:shd w:val="clear" w:color="auto" w:fill="EFEFEF"/>
              </w:rPr>
              <w:t>jsoup.version</w:t>
            </w:r>
            <w:proofErr w:type="spellEnd"/>
            <w:r w:rsidRPr="00D01AC9">
              <w:rPr>
                <w:color w:val="000000"/>
                <w:shd w:val="clear" w:color="auto" w:fill="EFEFEF"/>
              </w:rPr>
              <w:t>&gt;</w:t>
            </w:r>
            <w:r w:rsidRPr="00D01AC9">
              <w:rPr>
                <w:color w:val="000000"/>
              </w:rPr>
              <w:br/>
              <w:t xml:space="preserve">        </w:t>
            </w:r>
            <w:r w:rsidRPr="00D01AC9">
              <w:rPr>
                <w:color w:val="000000"/>
                <w:shd w:val="clear" w:color="auto" w:fill="EFEFEF"/>
              </w:rPr>
              <w:t>&lt;</w:t>
            </w:r>
            <w:proofErr w:type="spellStart"/>
            <w:r w:rsidRPr="00D01AC9">
              <w:rPr>
                <w:color w:val="000080"/>
                <w:shd w:val="clear" w:color="auto" w:fill="EFEFEF"/>
              </w:rPr>
              <w:t>httpclient.version</w:t>
            </w:r>
            <w:proofErr w:type="spellEnd"/>
            <w:r w:rsidRPr="00D01AC9">
              <w:rPr>
                <w:color w:val="000000"/>
                <w:shd w:val="clear" w:color="auto" w:fill="EFEFEF"/>
              </w:rPr>
              <w:t>&gt;</w:t>
            </w:r>
            <w:r w:rsidRPr="00D01AC9">
              <w:rPr>
                <w:color w:val="000000"/>
              </w:rPr>
              <w:t>4.5.5</w:t>
            </w:r>
            <w:r w:rsidRPr="00D01AC9">
              <w:rPr>
                <w:color w:val="000000"/>
                <w:shd w:val="clear" w:color="auto" w:fill="EFEFEF"/>
              </w:rPr>
              <w:t>&lt;/</w:t>
            </w:r>
            <w:proofErr w:type="spellStart"/>
            <w:r w:rsidRPr="00D01AC9">
              <w:rPr>
                <w:color w:val="000080"/>
                <w:shd w:val="clear" w:color="auto" w:fill="EFEFEF"/>
              </w:rPr>
              <w:t>httpclient.version</w:t>
            </w:r>
            <w:proofErr w:type="spellEnd"/>
            <w:r w:rsidRPr="00D01AC9">
              <w:rPr>
                <w:color w:val="000000"/>
                <w:shd w:val="clear" w:color="auto" w:fill="EFEFEF"/>
              </w:rPr>
              <w:t>&gt;</w:t>
            </w:r>
            <w:r w:rsidRPr="00D01AC9">
              <w:rPr>
                <w:color w:val="000000"/>
              </w:rPr>
              <w:br/>
              <w:t xml:space="preserve">        </w:t>
            </w:r>
            <w:r w:rsidRPr="00D01AC9">
              <w:rPr>
                <w:color w:val="000000"/>
                <w:shd w:val="clear" w:color="auto" w:fill="EFEFEF"/>
              </w:rPr>
              <w:t>&lt;</w:t>
            </w:r>
            <w:r w:rsidRPr="00D01AC9">
              <w:rPr>
                <w:color w:val="000080"/>
                <w:shd w:val="clear" w:color="auto" w:fill="EFEFEF"/>
              </w:rPr>
              <w:t>commons-lang3.version</w:t>
            </w:r>
            <w:r w:rsidRPr="00D01AC9">
              <w:rPr>
                <w:color w:val="000000"/>
                <w:shd w:val="clear" w:color="auto" w:fill="EFEFEF"/>
              </w:rPr>
              <w:t>&gt;</w:t>
            </w:r>
            <w:r w:rsidRPr="00D01AC9">
              <w:rPr>
                <w:color w:val="000000"/>
              </w:rPr>
              <w:t>3.7</w:t>
            </w:r>
            <w:r w:rsidRPr="00D01AC9">
              <w:rPr>
                <w:color w:val="000000"/>
                <w:shd w:val="clear" w:color="auto" w:fill="EFEFEF"/>
              </w:rPr>
              <w:t>&lt;/</w:t>
            </w:r>
            <w:r w:rsidRPr="00D01AC9">
              <w:rPr>
                <w:color w:val="000080"/>
                <w:shd w:val="clear" w:color="auto" w:fill="EFEFEF"/>
              </w:rPr>
              <w:t>commons-lang3.version</w:t>
            </w:r>
            <w:r w:rsidRPr="00D01AC9">
              <w:rPr>
                <w:color w:val="000000"/>
                <w:shd w:val="clear" w:color="auto" w:fill="EFEFEF"/>
              </w:rPr>
              <w:t>&gt;</w:t>
            </w:r>
            <w:r w:rsidRPr="00D01AC9">
              <w:rPr>
                <w:color w:val="000000"/>
              </w:rPr>
              <w:br/>
              <w:t xml:space="preserve">        </w:t>
            </w:r>
            <w:r w:rsidRPr="00D01AC9">
              <w:rPr>
                <w:color w:val="000000"/>
                <w:shd w:val="clear" w:color="auto" w:fill="EFEFEF"/>
              </w:rPr>
              <w:t>&lt;</w:t>
            </w:r>
            <w:r w:rsidRPr="00D01AC9">
              <w:rPr>
                <w:color w:val="000080"/>
                <w:shd w:val="clear" w:color="auto" w:fill="EFEFEF"/>
              </w:rPr>
              <w:t>mapper-</w:t>
            </w:r>
            <w:proofErr w:type="spellStart"/>
            <w:r w:rsidRPr="00D01AC9">
              <w:rPr>
                <w:color w:val="000080"/>
                <w:shd w:val="clear" w:color="auto" w:fill="EFEFEF"/>
              </w:rPr>
              <w:t>starter.version</w:t>
            </w:r>
            <w:proofErr w:type="spellEnd"/>
            <w:r w:rsidRPr="00D01AC9">
              <w:rPr>
                <w:color w:val="000000"/>
                <w:shd w:val="clear" w:color="auto" w:fill="EFEFEF"/>
              </w:rPr>
              <w:t>&gt;</w:t>
            </w:r>
            <w:r w:rsidRPr="00D01AC9">
              <w:rPr>
                <w:color w:val="000000"/>
              </w:rPr>
              <w:t>1.2.3</w:t>
            </w:r>
            <w:r w:rsidRPr="00D01AC9">
              <w:rPr>
                <w:color w:val="000000"/>
                <w:shd w:val="clear" w:color="auto" w:fill="EFEFEF"/>
              </w:rPr>
              <w:t>&lt;/</w:t>
            </w:r>
            <w:r w:rsidRPr="00D01AC9">
              <w:rPr>
                <w:color w:val="000080"/>
                <w:shd w:val="clear" w:color="auto" w:fill="EFEFEF"/>
              </w:rPr>
              <w:t>mapper-</w:t>
            </w:r>
            <w:proofErr w:type="spellStart"/>
            <w:r w:rsidRPr="00D01AC9">
              <w:rPr>
                <w:color w:val="000080"/>
                <w:shd w:val="clear" w:color="auto" w:fill="EFEFEF"/>
              </w:rPr>
              <w:t>starter.version</w:t>
            </w:r>
            <w:proofErr w:type="spellEnd"/>
            <w:r w:rsidRPr="00D01AC9">
              <w:rPr>
                <w:color w:val="000000"/>
                <w:shd w:val="clear" w:color="auto" w:fill="EFEFEF"/>
              </w:rPr>
              <w:t>&gt;</w:t>
            </w:r>
            <w:r w:rsidRPr="00D01AC9">
              <w:rPr>
                <w:color w:val="000000"/>
              </w:rPr>
              <w:br/>
              <w:t xml:space="preserve">        </w:t>
            </w:r>
            <w:r w:rsidRPr="00D01AC9">
              <w:rPr>
                <w:color w:val="000000"/>
                <w:shd w:val="clear" w:color="auto" w:fill="EFEFEF"/>
              </w:rPr>
              <w:t>&lt;</w:t>
            </w:r>
            <w:proofErr w:type="spellStart"/>
            <w:r w:rsidRPr="00D01AC9">
              <w:rPr>
                <w:color w:val="000080"/>
                <w:shd w:val="clear" w:color="auto" w:fill="EFEFEF"/>
              </w:rPr>
              <w:t>jedis.version</w:t>
            </w:r>
            <w:proofErr w:type="spellEnd"/>
            <w:r w:rsidRPr="00D01AC9">
              <w:rPr>
                <w:color w:val="000000"/>
                <w:shd w:val="clear" w:color="auto" w:fill="EFEFEF"/>
              </w:rPr>
              <w:t>&gt;</w:t>
            </w:r>
            <w:r w:rsidRPr="00D01AC9">
              <w:rPr>
                <w:color w:val="000000"/>
              </w:rPr>
              <w:t>2.9.0</w:t>
            </w:r>
            <w:r w:rsidRPr="00D01AC9">
              <w:rPr>
                <w:color w:val="000000"/>
                <w:shd w:val="clear" w:color="auto" w:fill="EFEFEF"/>
              </w:rPr>
              <w:t>&lt;/</w:t>
            </w:r>
            <w:proofErr w:type="spellStart"/>
            <w:r w:rsidRPr="00D01AC9">
              <w:rPr>
                <w:color w:val="000080"/>
                <w:shd w:val="clear" w:color="auto" w:fill="EFEFEF"/>
              </w:rPr>
              <w:t>jedis.version</w:t>
            </w:r>
            <w:proofErr w:type="spellEnd"/>
            <w:r w:rsidRPr="00D01AC9">
              <w:rPr>
                <w:color w:val="000000"/>
                <w:shd w:val="clear" w:color="auto" w:fill="EFEFEF"/>
              </w:rPr>
              <w:t>&gt;</w:t>
            </w:r>
            <w:r w:rsidRPr="00D01AC9">
              <w:rPr>
                <w:color w:val="000000"/>
              </w:rPr>
              <w:br/>
              <w:t xml:space="preserve">        </w:t>
            </w:r>
            <w:r w:rsidRPr="00D01AC9">
              <w:rPr>
                <w:color w:val="000000"/>
                <w:shd w:val="clear" w:color="auto" w:fill="EFEFEF"/>
              </w:rPr>
              <w:t>&lt;</w:t>
            </w:r>
            <w:proofErr w:type="spellStart"/>
            <w:r w:rsidRPr="00D01AC9">
              <w:rPr>
                <w:color w:val="000080"/>
                <w:shd w:val="clear" w:color="auto" w:fill="EFEFEF"/>
              </w:rPr>
              <w:t>jest.version</w:t>
            </w:r>
            <w:proofErr w:type="spellEnd"/>
            <w:r w:rsidRPr="00D01AC9">
              <w:rPr>
                <w:color w:val="000000"/>
                <w:shd w:val="clear" w:color="auto" w:fill="EFEFEF"/>
              </w:rPr>
              <w:t>&gt;</w:t>
            </w:r>
            <w:r w:rsidRPr="00D01AC9">
              <w:rPr>
                <w:color w:val="000000"/>
              </w:rPr>
              <w:t>5.3.3</w:t>
            </w:r>
            <w:r w:rsidRPr="00D01AC9">
              <w:rPr>
                <w:color w:val="000000"/>
                <w:shd w:val="clear" w:color="auto" w:fill="EFEFEF"/>
              </w:rPr>
              <w:t>&lt;/</w:t>
            </w:r>
            <w:proofErr w:type="spellStart"/>
            <w:r w:rsidRPr="00D01AC9">
              <w:rPr>
                <w:color w:val="000080"/>
                <w:shd w:val="clear" w:color="auto" w:fill="EFEFEF"/>
              </w:rPr>
              <w:t>jest.version</w:t>
            </w:r>
            <w:proofErr w:type="spellEnd"/>
            <w:r w:rsidRPr="00D01AC9">
              <w:rPr>
                <w:color w:val="000000"/>
                <w:shd w:val="clear" w:color="auto" w:fill="EFEFEF"/>
              </w:rPr>
              <w:t>&gt;</w:t>
            </w:r>
            <w:r w:rsidRPr="00D01AC9">
              <w:rPr>
                <w:color w:val="000000"/>
              </w:rPr>
              <w:br/>
              <w:t xml:space="preserve">        </w:t>
            </w:r>
            <w:r w:rsidRPr="00D01AC9">
              <w:rPr>
                <w:color w:val="000000"/>
                <w:shd w:val="clear" w:color="auto" w:fill="EFEFEF"/>
              </w:rPr>
              <w:t>&lt;</w:t>
            </w:r>
            <w:proofErr w:type="spellStart"/>
            <w:r w:rsidRPr="00D01AC9">
              <w:rPr>
                <w:color w:val="000080"/>
                <w:shd w:val="clear" w:color="auto" w:fill="EFEFEF"/>
              </w:rPr>
              <w:t>jna.version</w:t>
            </w:r>
            <w:proofErr w:type="spellEnd"/>
            <w:r w:rsidRPr="00D01AC9">
              <w:rPr>
                <w:color w:val="000000"/>
                <w:shd w:val="clear" w:color="auto" w:fill="EFEFEF"/>
              </w:rPr>
              <w:t>&gt;</w:t>
            </w:r>
            <w:r w:rsidRPr="00D01AC9">
              <w:rPr>
                <w:color w:val="000000"/>
              </w:rPr>
              <w:t>4.5.1</w:t>
            </w:r>
            <w:r w:rsidRPr="00D01AC9">
              <w:rPr>
                <w:color w:val="000000"/>
                <w:shd w:val="clear" w:color="auto" w:fill="EFEFEF"/>
              </w:rPr>
              <w:t>&lt;/</w:t>
            </w:r>
            <w:proofErr w:type="spellStart"/>
            <w:r w:rsidRPr="00D01AC9">
              <w:rPr>
                <w:color w:val="000080"/>
                <w:shd w:val="clear" w:color="auto" w:fill="EFEFEF"/>
              </w:rPr>
              <w:t>jna.version</w:t>
            </w:r>
            <w:proofErr w:type="spellEnd"/>
            <w:r w:rsidRPr="00D01AC9">
              <w:rPr>
                <w:color w:val="000000"/>
                <w:shd w:val="clear" w:color="auto" w:fill="EFEFEF"/>
              </w:rPr>
              <w:t>&gt;</w:t>
            </w:r>
            <w:r w:rsidRPr="00D01AC9">
              <w:rPr>
                <w:color w:val="000000"/>
              </w:rPr>
              <w:br/>
              <w:t xml:space="preserve">        </w:t>
            </w:r>
            <w:r w:rsidRPr="00D01AC9">
              <w:rPr>
                <w:color w:val="000000"/>
                <w:shd w:val="clear" w:color="auto" w:fill="EFEFEF"/>
              </w:rPr>
              <w:t>&lt;</w:t>
            </w:r>
            <w:proofErr w:type="spellStart"/>
            <w:r w:rsidRPr="00D01AC9">
              <w:rPr>
                <w:color w:val="000080"/>
                <w:shd w:val="clear" w:color="auto" w:fill="EFEFEF"/>
              </w:rPr>
              <w:t>beanUtils.version</w:t>
            </w:r>
            <w:proofErr w:type="spellEnd"/>
            <w:r w:rsidRPr="00D01AC9">
              <w:rPr>
                <w:color w:val="000000"/>
                <w:shd w:val="clear" w:color="auto" w:fill="EFEFEF"/>
              </w:rPr>
              <w:t>&gt;</w:t>
            </w:r>
            <w:r w:rsidRPr="00D01AC9">
              <w:rPr>
                <w:color w:val="000000"/>
              </w:rPr>
              <w:t>1.9.3</w:t>
            </w:r>
            <w:r w:rsidRPr="00D01AC9">
              <w:rPr>
                <w:color w:val="000000"/>
                <w:shd w:val="clear" w:color="auto" w:fill="EFEFEF"/>
              </w:rPr>
              <w:t>&lt;/</w:t>
            </w:r>
            <w:proofErr w:type="spellStart"/>
            <w:r w:rsidRPr="00D01AC9">
              <w:rPr>
                <w:color w:val="000080"/>
                <w:shd w:val="clear" w:color="auto" w:fill="EFEFEF"/>
              </w:rPr>
              <w:t>beanUtils.version</w:t>
            </w:r>
            <w:proofErr w:type="spellEnd"/>
            <w:r w:rsidRPr="00D01AC9">
              <w:rPr>
                <w:color w:val="000000"/>
                <w:shd w:val="clear" w:color="auto" w:fill="EFEFEF"/>
              </w:rPr>
              <w:t>&gt;</w:t>
            </w:r>
            <w:r w:rsidRPr="00D01AC9">
              <w:rPr>
                <w:color w:val="000000"/>
              </w:rPr>
              <w:br/>
              <w:t xml:space="preserve">    </w:t>
            </w:r>
            <w:r w:rsidRPr="00D01AC9">
              <w:rPr>
                <w:color w:val="000000"/>
                <w:shd w:val="clear" w:color="auto" w:fill="EFEFEF"/>
              </w:rPr>
              <w:t>&lt;/</w:t>
            </w:r>
            <w:r w:rsidRPr="00D01AC9">
              <w:rPr>
                <w:color w:val="000080"/>
                <w:shd w:val="clear" w:color="auto" w:fill="EFEFEF"/>
              </w:rPr>
              <w:t>properties</w:t>
            </w:r>
            <w:r w:rsidRPr="00D01AC9">
              <w:rPr>
                <w:color w:val="000000"/>
                <w:shd w:val="clear" w:color="auto" w:fill="EFEFEF"/>
              </w:rPr>
              <w:t>&gt;</w:t>
            </w:r>
            <w:r w:rsidRPr="00D01AC9">
              <w:rPr>
                <w:color w:val="000000"/>
              </w:rPr>
              <w:br/>
              <w:t xml:space="preserve">    </w:t>
            </w:r>
            <w:r w:rsidRPr="00D01AC9">
              <w:rPr>
                <w:color w:val="000000"/>
                <w:shd w:val="clear" w:color="auto" w:fill="EFEFEF"/>
              </w:rPr>
              <w:t>&lt;</w:t>
            </w:r>
            <w:r w:rsidRPr="00D01AC9">
              <w:rPr>
                <w:color w:val="000080"/>
                <w:shd w:val="clear" w:color="auto" w:fill="EFEFEF"/>
              </w:rPr>
              <w:t>parent</w:t>
            </w:r>
            <w:r w:rsidRPr="00D01AC9">
              <w:rPr>
                <w:color w:val="000000"/>
                <w:shd w:val="clear" w:color="auto" w:fill="EFEFEF"/>
              </w:rPr>
              <w:t>&gt;</w:t>
            </w:r>
            <w:r w:rsidRPr="00D01AC9">
              <w:rPr>
                <w:color w:val="000000"/>
              </w:rPr>
              <w:br/>
              <w:t xml:space="preserve">        </w:t>
            </w:r>
            <w:r w:rsidRPr="00D01AC9">
              <w:rPr>
                <w:color w:val="000000"/>
                <w:shd w:val="clear" w:color="auto" w:fill="EFEFEF"/>
              </w:rPr>
              <w:t>&lt;</w:t>
            </w:r>
            <w:proofErr w:type="spellStart"/>
            <w:r w:rsidRPr="00D01AC9">
              <w:rPr>
                <w:color w:val="000080"/>
                <w:shd w:val="clear" w:color="auto" w:fill="EFEFEF"/>
              </w:rPr>
              <w:t>groupId</w:t>
            </w:r>
            <w:proofErr w:type="spellEnd"/>
            <w:r w:rsidRPr="00D01AC9">
              <w:rPr>
                <w:color w:val="000000"/>
                <w:shd w:val="clear" w:color="auto" w:fill="EFEFEF"/>
              </w:rPr>
              <w:t>&gt;</w:t>
            </w:r>
            <w:proofErr w:type="spellStart"/>
            <w:r w:rsidRPr="00D01AC9">
              <w:rPr>
                <w:color w:val="000000"/>
              </w:rPr>
              <w:t>org.springframework.boot</w:t>
            </w:r>
            <w:proofErr w:type="spellEnd"/>
            <w:r w:rsidRPr="00D01AC9">
              <w:rPr>
                <w:color w:val="000000"/>
                <w:shd w:val="clear" w:color="auto" w:fill="EFEFEF"/>
              </w:rPr>
              <w:t>&lt;/</w:t>
            </w:r>
            <w:proofErr w:type="spellStart"/>
            <w:r w:rsidRPr="00D01AC9">
              <w:rPr>
                <w:color w:val="000080"/>
                <w:shd w:val="clear" w:color="auto" w:fill="EFEFEF"/>
              </w:rPr>
              <w:t>groupId</w:t>
            </w:r>
            <w:proofErr w:type="spellEnd"/>
            <w:r w:rsidRPr="00D01AC9">
              <w:rPr>
                <w:color w:val="000000"/>
                <w:shd w:val="clear" w:color="auto" w:fill="EFEFEF"/>
              </w:rPr>
              <w:t>&gt;</w:t>
            </w:r>
            <w:r w:rsidRPr="00D01AC9">
              <w:rPr>
                <w:color w:val="000000"/>
              </w:rPr>
              <w:br/>
              <w:t xml:space="preserve">        </w:t>
            </w:r>
            <w:r w:rsidRPr="00D01AC9">
              <w:rPr>
                <w:color w:val="000000"/>
                <w:shd w:val="clear" w:color="auto" w:fill="EFEFEF"/>
              </w:rPr>
              <w:t>&lt;</w:t>
            </w:r>
            <w:proofErr w:type="spellStart"/>
            <w:r w:rsidRPr="00D01AC9">
              <w:rPr>
                <w:color w:val="000080"/>
                <w:shd w:val="clear" w:color="auto" w:fill="EFEFEF"/>
              </w:rPr>
              <w:t>artifactId</w:t>
            </w:r>
            <w:proofErr w:type="spellEnd"/>
            <w:r w:rsidRPr="00D01AC9">
              <w:rPr>
                <w:color w:val="000000"/>
                <w:shd w:val="clear" w:color="auto" w:fill="EFEFEF"/>
              </w:rPr>
              <w:t>&gt;</w:t>
            </w:r>
            <w:r w:rsidRPr="00D01AC9">
              <w:rPr>
                <w:color w:val="000000"/>
              </w:rPr>
              <w:t>spring-boot-starter-parent</w:t>
            </w:r>
            <w:r w:rsidRPr="00D01AC9">
              <w:rPr>
                <w:color w:val="000000"/>
                <w:shd w:val="clear" w:color="auto" w:fill="EFEFEF"/>
              </w:rPr>
              <w:t>&lt;/</w:t>
            </w:r>
            <w:proofErr w:type="spellStart"/>
            <w:r w:rsidRPr="00D01AC9">
              <w:rPr>
                <w:color w:val="000080"/>
                <w:shd w:val="clear" w:color="auto" w:fill="EFEFEF"/>
              </w:rPr>
              <w:t>artifactId</w:t>
            </w:r>
            <w:proofErr w:type="spellEnd"/>
            <w:r w:rsidRPr="00D01AC9">
              <w:rPr>
                <w:color w:val="000000"/>
                <w:shd w:val="clear" w:color="auto" w:fill="EFEFEF"/>
              </w:rPr>
              <w:t>&gt;</w:t>
            </w:r>
            <w:r w:rsidRPr="00D01AC9">
              <w:rPr>
                <w:color w:val="000000"/>
              </w:rPr>
              <w:br/>
              <w:t xml:space="preserve">        </w:t>
            </w:r>
            <w:r w:rsidRPr="00D01AC9">
              <w:rPr>
                <w:color w:val="000000"/>
                <w:shd w:val="clear" w:color="auto" w:fill="EFEFEF"/>
              </w:rPr>
              <w:t>&lt;</w:t>
            </w:r>
            <w:r w:rsidRPr="00D01AC9">
              <w:rPr>
                <w:color w:val="000080"/>
                <w:shd w:val="clear" w:color="auto" w:fill="EFEFEF"/>
              </w:rPr>
              <w:t>version</w:t>
            </w:r>
            <w:r w:rsidRPr="00D01AC9">
              <w:rPr>
                <w:color w:val="000000"/>
                <w:shd w:val="clear" w:color="auto" w:fill="EFEFEF"/>
              </w:rPr>
              <w:t>&gt;</w:t>
            </w:r>
            <w:r w:rsidRPr="00D01AC9">
              <w:rPr>
                <w:color w:val="000000"/>
              </w:rPr>
              <w:t>1.5.10.RELEASE</w:t>
            </w:r>
            <w:r w:rsidRPr="00D01AC9">
              <w:rPr>
                <w:color w:val="000000"/>
                <w:shd w:val="clear" w:color="auto" w:fill="EFEFEF"/>
              </w:rPr>
              <w:t>&lt;/</w:t>
            </w:r>
            <w:r w:rsidRPr="00D01AC9">
              <w:rPr>
                <w:color w:val="000080"/>
                <w:shd w:val="clear" w:color="auto" w:fill="EFEFEF"/>
              </w:rPr>
              <w:t>version</w:t>
            </w:r>
            <w:r w:rsidRPr="00D01AC9">
              <w:rPr>
                <w:color w:val="000000"/>
                <w:shd w:val="clear" w:color="auto" w:fill="EFEFEF"/>
              </w:rPr>
              <w:t>&gt;</w:t>
            </w:r>
            <w:r w:rsidRPr="00D01AC9">
              <w:rPr>
                <w:color w:val="000000"/>
              </w:rPr>
              <w:br/>
              <w:t xml:space="preserve">        </w:t>
            </w:r>
            <w:r w:rsidRPr="00D01AC9">
              <w:rPr>
                <w:color w:val="000000"/>
                <w:shd w:val="clear" w:color="auto" w:fill="EFEFEF"/>
              </w:rPr>
              <w:t>&lt;</w:t>
            </w:r>
            <w:proofErr w:type="spellStart"/>
            <w:r w:rsidRPr="00D01AC9">
              <w:rPr>
                <w:color w:val="000080"/>
                <w:shd w:val="clear" w:color="auto" w:fill="EFEFEF"/>
              </w:rPr>
              <w:t>relativePath</w:t>
            </w:r>
            <w:proofErr w:type="spellEnd"/>
            <w:r w:rsidRPr="00D01AC9">
              <w:rPr>
                <w:color w:val="000000"/>
                <w:shd w:val="clear" w:color="auto" w:fill="EFEFEF"/>
              </w:rPr>
              <w:t>/&gt;</w:t>
            </w:r>
            <w:r w:rsidRPr="00D01AC9">
              <w:rPr>
                <w:color w:val="000000"/>
              </w:rPr>
              <w:t xml:space="preserve"> </w:t>
            </w:r>
            <w:r w:rsidRPr="00D01AC9">
              <w:rPr>
                <w:i/>
                <w:iCs/>
                <w:color w:val="808080"/>
              </w:rPr>
              <w:t>&lt;!-- lookup parent from repository --&gt;</w:t>
            </w:r>
            <w:r w:rsidRPr="00D01AC9">
              <w:rPr>
                <w:i/>
                <w:iCs/>
                <w:color w:val="808080"/>
              </w:rPr>
              <w:br/>
              <w:t xml:space="preserve">    </w:t>
            </w:r>
            <w:r w:rsidRPr="00D01AC9">
              <w:rPr>
                <w:color w:val="000000"/>
                <w:shd w:val="clear" w:color="auto" w:fill="EFEFEF"/>
              </w:rPr>
              <w:t>&lt;/</w:t>
            </w:r>
            <w:r w:rsidRPr="00D01AC9">
              <w:rPr>
                <w:color w:val="000080"/>
                <w:shd w:val="clear" w:color="auto" w:fill="EFEFEF"/>
              </w:rPr>
              <w:t>parent</w:t>
            </w:r>
            <w:r w:rsidRPr="00D01AC9">
              <w:rPr>
                <w:color w:val="000000"/>
                <w:shd w:val="clear" w:color="auto" w:fill="EFEFEF"/>
              </w:rPr>
              <w:t>&gt;</w:t>
            </w:r>
            <w:r w:rsidRPr="00D01AC9">
              <w:rPr>
                <w:color w:val="000000"/>
              </w:rPr>
              <w:br/>
            </w:r>
            <w:r w:rsidRPr="00D01AC9">
              <w:rPr>
                <w:color w:val="000000"/>
              </w:rPr>
              <w:br/>
              <w:t xml:space="preserve">    </w:t>
            </w:r>
            <w:r w:rsidRPr="00D01AC9">
              <w:rPr>
                <w:color w:val="000000"/>
                <w:shd w:val="clear" w:color="auto" w:fill="EFEFEF"/>
              </w:rPr>
              <w:t>&lt;</w:t>
            </w:r>
            <w:proofErr w:type="spellStart"/>
            <w:r w:rsidRPr="00D01AC9">
              <w:rPr>
                <w:color w:val="000080"/>
                <w:shd w:val="clear" w:color="auto" w:fill="EFEFEF"/>
              </w:rPr>
              <w:t>dependencyManagement</w:t>
            </w:r>
            <w:proofErr w:type="spellEnd"/>
            <w:r w:rsidRPr="00D01AC9">
              <w:rPr>
                <w:color w:val="000000"/>
                <w:shd w:val="clear" w:color="auto" w:fill="EFEFEF"/>
              </w:rPr>
              <w:t>&gt;</w:t>
            </w:r>
            <w:r w:rsidRPr="00D01AC9">
              <w:rPr>
                <w:color w:val="000000"/>
              </w:rPr>
              <w:br/>
              <w:t xml:space="preserve">        </w:t>
            </w:r>
            <w:r w:rsidRPr="00D01AC9">
              <w:rPr>
                <w:color w:val="000000"/>
                <w:shd w:val="clear" w:color="auto" w:fill="EFEFEF"/>
              </w:rPr>
              <w:t>&lt;</w:t>
            </w:r>
            <w:r w:rsidRPr="00D01AC9">
              <w:rPr>
                <w:color w:val="000080"/>
                <w:shd w:val="clear" w:color="auto" w:fill="EFEFEF"/>
              </w:rPr>
              <w:t>dependencies</w:t>
            </w:r>
            <w:r w:rsidRPr="00D01AC9">
              <w:rPr>
                <w:color w:val="000000"/>
                <w:shd w:val="clear" w:color="auto" w:fill="EFEFEF"/>
              </w:rPr>
              <w:t>&gt;</w:t>
            </w:r>
            <w:r w:rsidRPr="00D01AC9">
              <w:rPr>
                <w:color w:val="000000"/>
              </w:rPr>
              <w:br/>
              <w:t xml:space="preserve">            </w:t>
            </w:r>
            <w:r w:rsidRPr="00D01AC9">
              <w:rPr>
                <w:color w:val="000000"/>
                <w:shd w:val="clear" w:color="auto" w:fill="EFEFEF"/>
              </w:rPr>
              <w:t>&lt;</w:t>
            </w:r>
            <w:r w:rsidRPr="00D01AC9">
              <w:rPr>
                <w:color w:val="000080"/>
                <w:shd w:val="clear" w:color="auto" w:fill="EFEFEF"/>
              </w:rPr>
              <w:t>dependency</w:t>
            </w:r>
            <w:r w:rsidRPr="00D01AC9">
              <w:rPr>
                <w:color w:val="000000"/>
                <w:shd w:val="clear" w:color="auto" w:fill="EFEFEF"/>
              </w:rPr>
              <w:t>&gt;</w:t>
            </w:r>
            <w:r w:rsidRPr="00D01AC9">
              <w:rPr>
                <w:color w:val="000000"/>
              </w:rPr>
              <w:br/>
              <w:t xml:space="preserve">                </w:t>
            </w:r>
            <w:r w:rsidRPr="00D01AC9">
              <w:rPr>
                <w:color w:val="000000"/>
                <w:shd w:val="clear" w:color="auto" w:fill="EFEFEF"/>
              </w:rPr>
              <w:t>&lt;</w:t>
            </w:r>
            <w:proofErr w:type="spellStart"/>
            <w:r w:rsidRPr="00D01AC9">
              <w:rPr>
                <w:color w:val="000080"/>
                <w:shd w:val="clear" w:color="auto" w:fill="EFEFEF"/>
              </w:rPr>
              <w:t>groupId</w:t>
            </w:r>
            <w:proofErr w:type="spellEnd"/>
            <w:r w:rsidRPr="00D01AC9">
              <w:rPr>
                <w:color w:val="000000"/>
                <w:shd w:val="clear" w:color="auto" w:fill="EFEFEF"/>
              </w:rPr>
              <w:t>&gt;</w:t>
            </w:r>
            <w:proofErr w:type="spellStart"/>
            <w:r w:rsidRPr="00D01AC9">
              <w:rPr>
                <w:color w:val="000000"/>
              </w:rPr>
              <w:t>com.alibaba</w:t>
            </w:r>
            <w:proofErr w:type="spellEnd"/>
            <w:r w:rsidRPr="00D01AC9">
              <w:rPr>
                <w:color w:val="000000"/>
                <w:shd w:val="clear" w:color="auto" w:fill="EFEFEF"/>
              </w:rPr>
              <w:t>&lt;/</w:t>
            </w:r>
            <w:proofErr w:type="spellStart"/>
            <w:r w:rsidRPr="00D01AC9">
              <w:rPr>
                <w:color w:val="000080"/>
                <w:shd w:val="clear" w:color="auto" w:fill="EFEFEF"/>
              </w:rPr>
              <w:t>groupId</w:t>
            </w:r>
            <w:proofErr w:type="spellEnd"/>
            <w:r w:rsidRPr="00D01AC9">
              <w:rPr>
                <w:color w:val="000000"/>
                <w:shd w:val="clear" w:color="auto" w:fill="EFEFEF"/>
              </w:rPr>
              <w:t>&gt;</w:t>
            </w:r>
            <w:r w:rsidRPr="00D01AC9">
              <w:rPr>
                <w:color w:val="000000"/>
              </w:rPr>
              <w:br/>
              <w:t xml:space="preserve">                </w:t>
            </w:r>
            <w:r w:rsidRPr="00D01AC9">
              <w:rPr>
                <w:color w:val="000000"/>
                <w:shd w:val="clear" w:color="auto" w:fill="EFEFEF"/>
              </w:rPr>
              <w:t>&lt;</w:t>
            </w:r>
            <w:proofErr w:type="spellStart"/>
            <w:r w:rsidRPr="00D01AC9">
              <w:rPr>
                <w:color w:val="000080"/>
                <w:shd w:val="clear" w:color="auto" w:fill="EFEFEF"/>
              </w:rPr>
              <w:t>artifactId</w:t>
            </w:r>
            <w:proofErr w:type="spellEnd"/>
            <w:r w:rsidRPr="00D01AC9">
              <w:rPr>
                <w:color w:val="000000"/>
                <w:shd w:val="clear" w:color="auto" w:fill="EFEFEF"/>
              </w:rPr>
              <w:t>&gt;</w:t>
            </w:r>
            <w:proofErr w:type="spellStart"/>
            <w:r w:rsidRPr="00D01AC9">
              <w:rPr>
                <w:color w:val="000000"/>
              </w:rPr>
              <w:t>fastjson</w:t>
            </w:r>
            <w:proofErr w:type="spellEnd"/>
            <w:r w:rsidRPr="00D01AC9">
              <w:rPr>
                <w:color w:val="000000"/>
                <w:shd w:val="clear" w:color="auto" w:fill="EFEFEF"/>
              </w:rPr>
              <w:t>&lt;/</w:t>
            </w:r>
            <w:proofErr w:type="spellStart"/>
            <w:r w:rsidRPr="00D01AC9">
              <w:rPr>
                <w:color w:val="000080"/>
                <w:shd w:val="clear" w:color="auto" w:fill="EFEFEF"/>
              </w:rPr>
              <w:t>artifactId</w:t>
            </w:r>
            <w:proofErr w:type="spellEnd"/>
            <w:r w:rsidRPr="00D01AC9">
              <w:rPr>
                <w:color w:val="000000"/>
                <w:shd w:val="clear" w:color="auto" w:fill="EFEFEF"/>
              </w:rPr>
              <w:t>&gt;</w:t>
            </w:r>
            <w:r w:rsidRPr="00D01AC9">
              <w:rPr>
                <w:color w:val="000000"/>
              </w:rPr>
              <w:br/>
              <w:t xml:space="preserve">                </w:t>
            </w:r>
            <w:r w:rsidRPr="00D01AC9">
              <w:rPr>
                <w:color w:val="000000"/>
                <w:shd w:val="clear" w:color="auto" w:fill="EFEFEF"/>
              </w:rPr>
              <w:t>&lt;</w:t>
            </w:r>
            <w:r w:rsidRPr="00D01AC9">
              <w:rPr>
                <w:color w:val="000080"/>
                <w:shd w:val="clear" w:color="auto" w:fill="EFEFEF"/>
              </w:rPr>
              <w:t>version</w:t>
            </w:r>
            <w:r w:rsidRPr="00D01AC9">
              <w:rPr>
                <w:color w:val="000000"/>
                <w:shd w:val="clear" w:color="auto" w:fill="EFEFEF"/>
              </w:rPr>
              <w:t>&gt;</w:t>
            </w:r>
            <w:r w:rsidRPr="00D01AC9">
              <w:rPr>
                <w:color w:val="000000"/>
              </w:rPr>
              <w:t>${</w:t>
            </w:r>
            <w:proofErr w:type="spellStart"/>
            <w:r w:rsidRPr="00D01AC9">
              <w:rPr>
                <w:color w:val="000000"/>
              </w:rPr>
              <w:t>fastjson.version</w:t>
            </w:r>
            <w:proofErr w:type="spellEnd"/>
            <w:r w:rsidRPr="00D01AC9">
              <w:rPr>
                <w:color w:val="000000"/>
              </w:rPr>
              <w:t>}</w:t>
            </w:r>
            <w:r w:rsidRPr="00D01AC9">
              <w:rPr>
                <w:color w:val="000000"/>
                <w:shd w:val="clear" w:color="auto" w:fill="EFEFEF"/>
              </w:rPr>
              <w:t>&lt;/</w:t>
            </w:r>
            <w:r w:rsidRPr="00D01AC9">
              <w:rPr>
                <w:color w:val="000080"/>
                <w:shd w:val="clear" w:color="auto" w:fill="EFEFEF"/>
              </w:rPr>
              <w:t>version</w:t>
            </w:r>
            <w:r w:rsidRPr="00D01AC9">
              <w:rPr>
                <w:color w:val="000000"/>
                <w:shd w:val="clear" w:color="auto" w:fill="EFEFEF"/>
              </w:rPr>
              <w:t>&gt;</w:t>
            </w:r>
            <w:r w:rsidRPr="00D01AC9">
              <w:rPr>
                <w:color w:val="000000"/>
              </w:rPr>
              <w:br/>
              <w:t xml:space="preserve">            </w:t>
            </w:r>
            <w:r w:rsidRPr="00D01AC9">
              <w:rPr>
                <w:color w:val="000000"/>
                <w:shd w:val="clear" w:color="auto" w:fill="EFEFEF"/>
              </w:rPr>
              <w:t>&lt;/</w:t>
            </w:r>
            <w:r w:rsidRPr="00D01AC9">
              <w:rPr>
                <w:color w:val="000080"/>
                <w:shd w:val="clear" w:color="auto" w:fill="EFEFEF"/>
              </w:rPr>
              <w:t>dependency</w:t>
            </w:r>
            <w:r w:rsidRPr="00D01AC9">
              <w:rPr>
                <w:color w:val="000000"/>
                <w:shd w:val="clear" w:color="auto" w:fill="EFEFEF"/>
              </w:rPr>
              <w:t>&gt;</w:t>
            </w:r>
            <w:r w:rsidRPr="00D01AC9">
              <w:rPr>
                <w:color w:val="000000"/>
              </w:rPr>
              <w:br/>
            </w:r>
            <w:r w:rsidRPr="00D01AC9">
              <w:rPr>
                <w:color w:val="000000"/>
              </w:rPr>
              <w:br/>
              <w:t xml:space="preserve">            </w:t>
            </w:r>
            <w:r w:rsidRPr="00D01AC9">
              <w:rPr>
                <w:color w:val="000000"/>
                <w:shd w:val="clear" w:color="auto" w:fill="EFEFEF"/>
              </w:rPr>
              <w:t>&lt;</w:t>
            </w:r>
            <w:r w:rsidRPr="00D01AC9">
              <w:rPr>
                <w:color w:val="000080"/>
                <w:shd w:val="clear" w:color="auto" w:fill="EFEFEF"/>
              </w:rPr>
              <w:t>dependency</w:t>
            </w:r>
            <w:r w:rsidRPr="00D01AC9">
              <w:rPr>
                <w:color w:val="000000"/>
                <w:shd w:val="clear" w:color="auto" w:fill="EFEFEF"/>
              </w:rPr>
              <w:t>&gt;</w:t>
            </w:r>
            <w:r w:rsidRPr="00D01AC9">
              <w:rPr>
                <w:color w:val="000000"/>
              </w:rPr>
              <w:br/>
              <w:t xml:space="preserve">                </w:t>
            </w:r>
            <w:r w:rsidRPr="00D01AC9">
              <w:rPr>
                <w:color w:val="000000"/>
                <w:shd w:val="clear" w:color="auto" w:fill="EFEFEF"/>
              </w:rPr>
              <w:t>&lt;</w:t>
            </w:r>
            <w:proofErr w:type="spellStart"/>
            <w:r w:rsidRPr="00D01AC9">
              <w:rPr>
                <w:color w:val="000080"/>
                <w:shd w:val="clear" w:color="auto" w:fill="EFEFEF"/>
              </w:rPr>
              <w:t>groupId</w:t>
            </w:r>
            <w:proofErr w:type="spellEnd"/>
            <w:r w:rsidRPr="00D01AC9">
              <w:rPr>
                <w:color w:val="000000"/>
                <w:shd w:val="clear" w:color="auto" w:fill="EFEFEF"/>
              </w:rPr>
              <w:t>&gt;</w:t>
            </w:r>
            <w:proofErr w:type="spellStart"/>
            <w:r w:rsidRPr="00D01AC9">
              <w:rPr>
                <w:color w:val="000000"/>
              </w:rPr>
              <w:t>com.alibaba</w:t>
            </w:r>
            <w:proofErr w:type="spellEnd"/>
            <w:r w:rsidRPr="00D01AC9">
              <w:rPr>
                <w:color w:val="000000"/>
                <w:shd w:val="clear" w:color="auto" w:fill="EFEFEF"/>
              </w:rPr>
              <w:t>&lt;/</w:t>
            </w:r>
            <w:proofErr w:type="spellStart"/>
            <w:r w:rsidRPr="00D01AC9">
              <w:rPr>
                <w:color w:val="000080"/>
                <w:shd w:val="clear" w:color="auto" w:fill="EFEFEF"/>
              </w:rPr>
              <w:t>groupId</w:t>
            </w:r>
            <w:proofErr w:type="spellEnd"/>
            <w:r w:rsidRPr="00D01AC9">
              <w:rPr>
                <w:color w:val="000000"/>
                <w:shd w:val="clear" w:color="auto" w:fill="EFEFEF"/>
              </w:rPr>
              <w:t>&gt;</w:t>
            </w:r>
            <w:r w:rsidRPr="00D01AC9">
              <w:rPr>
                <w:color w:val="000000"/>
              </w:rPr>
              <w:br/>
              <w:t xml:space="preserve">                </w:t>
            </w:r>
            <w:r w:rsidRPr="00D01AC9">
              <w:rPr>
                <w:color w:val="000000"/>
                <w:shd w:val="clear" w:color="auto" w:fill="EFEFEF"/>
              </w:rPr>
              <w:t>&lt;</w:t>
            </w:r>
            <w:proofErr w:type="spellStart"/>
            <w:r w:rsidRPr="00D01AC9">
              <w:rPr>
                <w:color w:val="000080"/>
                <w:shd w:val="clear" w:color="auto" w:fill="EFEFEF"/>
              </w:rPr>
              <w:t>artifactId</w:t>
            </w:r>
            <w:proofErr w:type="spellEnd"/>
            <w:r w:rsidRPr="00D01AC9">
              <w:rPr>
                <w:color w:val="000000"/>
                <w:shd w:val="clear" w:color="auto" w:fill="EFEFEF"/>
              </w:rPr>
              <w:t>&gt;</w:t>
            </w:r>
            <w:proofErr w:type="spellStart"/>
            <w:r w:rsidRPr="00D01AC9">
              <w:rPr>
                <w:color w:val="000000"/>
              </w:rPr>
              <w:t>dubbo</w:t>
            </w:r>
            <w:proofErr w:type="spellEnd"/>
            <w:r w:rsidRPr="00D01AC9">
              <w:rPr>
                <w:color w:val="000000"/>
                <w:shd w:val="clear" w:color="auto" w:fill="EFEFEF"/>
              </w:rPr>
              <w:t>&lt;/</w:t>
            </w:r>
            <w:proofErr w:type="spellStart"/>
            <w:r w:rsidRPr="00D01AC9">
              <w:rPr>
                <w:color w:val="000080"/>
                <w:shd w:val="clear" w:color="auto" w:fill="EFEFEF"/>
              </w:rPr>
              <w:t>artifactId</w:t>
            </w:r>
            <w:proofErr w:type="spellEnd"/>
            <w:r w:rsidRPr="00D01AC9">
              <w:rPr>
                <w:color w:val="000000"/>
                <w:shd w:val="clear" w:color="auto" w:fill="EFEFEF"/>
              </w:rPr>
              <w:t>&gt;</w:t>
            </w:r>
            <w:r w:rsidRPr="00D01AC9">
              <w:rPr>
                <w:color w:val="000000"/>
              </w:rPr>
              <w:br/>
              <w:t xml:space="preserve">                </w:t>
            </w:r>
            <w:r w:rsidRPr="00D01AC9">
              <w:rPr>
                <w:color w:val="000000"/>
                <w:shd w:val="clear" w:color="auto" w:fill="EFEFEF"/>
              </w:rPr>
              <w:t>&lt;</w:t>
            </w:r>
            <w:r w:rsidRPr="00D01AC9">
              <w:rPr>
                <w:color w:val="000080"/>
                <w:shd w:val="clear" w:color="auto" w:fill="EFEFEF"/>
              </w:rPr>
              <w:t>version</w:t>
            </w:r>
            <w:r w:rsidRPr="00D01AC9">
              <w:rPr>
                <w:color w:val="000000"/>
                <w:shd w:val="clear" w:color="auto" w:fill="EFEFEF"/>
              </w:rPr>
              <w:t>&gt;</w:t>
            </w:r>
            <w:r w:rsidRPr="00D01AC9">
              <w:rPr>
                <w:color w:val="000000"/>
              </w:rPr>
              <w:t>${</w:t>
            </w:r>
            <w:proofErr w:type="spellStart"/>
            <w:r w:rsidRPr="00D01AC9">
              <w:rPr>
                <w:color w:val="000000"/>
              </w:rPr>
              <w:t>dubbo.version</w:t>
            </w:r>
            <w:proofErr w:type="spellEnd"/>
            <w:r w:rsidRPr="00D01AC9">
              <w:rPr>
                <w:color w:val="000000"/>
              </w:rPr>
              <w:t>}</w:t>
            </w:r>
            <w:r w:rsidRPr="00D01AC9">
              <w:rPr>
                <w:color w:val="000000"/>
                <w:shd w:val="clear" w:color="auto" w:fill="EFEFEF"/>
              </w:rPr>
              <w:t>&lt;/</w:t>
            </w:r>
            <w:r w:rsidRPr="00D01AC9">
              <w:rPr>
                <w:color w:val="000080"/>
                <w:shd w:val="clear" w:color="auto" w:fill="EFEFEF"/>
              </w:rPr>
              <w:t>version</w:t>
            </w:r>
            <w:r w:rsidRPr="00D01AC9">
              <w:rPr>
                <w:color w:val="000000"/>
                <w:shd w:val="clear" w:color="auto" w:fill="EFEFEF"/>
              </w:rPr>
              <w:t>&gt;</w:t>
            </w:r>
            <w:r w:rsidRPr="00D01AC9">
              <w:rPr>
                <w:color w:val="000000"/>
              </w:rPr>
              <w:br/>
              <w:t xml:space="preserve">            </w:t>
            </w:r>
            <w:r w:rsidRPr="00D01AC9">
              <w:rPr>
                <w:color w:val="000000"/>
                <w:shd w:val="clear" w:color="auto" w:fill="EFEFEF"/>
              </w:rPr>
              <w:t>&lt;/</w:t>
            </w:r>
            <w:r w:rsidRPr="00D01AC9">
              <w:rPr>
                <w:color w:val="000080"/>
                <w:shd w:val="clear" w:color="auto" w:fill="EFEFEF"/>
              </w:rPr>
              <w:t>dependency</w:t>
            </w:r>
            <w:r w:rsidRPr="00D01AC9">
              <w:rPr>
                <w:color w:val="000000"/>
                <w:shd w:val="clear" w:color="auto" w:fill="EFEFEF"/>
              </w:rPr>
              <w:t>&gt;</w:t>
            </w:r>
            <w:r w:rsidRPr="00D01AC9">
              <w:rPr>
                <w:color w:val="000000"/>
              </w:rPr>
              <w:br/>
            </w:r>
            <w:r w:rsidRPr="00D01AC9">
              <w:rPr>
                <w:color w:val="000000"/>
              </w:rPr>
              <w:br/>
              <w:t xml:space="preserve">            </w:t>
            </w:r>
            <w:r w:rsidRPr="00D01AC9">
              <w:rPr>
                <w:color w:val="000000"/>
                <w:shd w:val="clear" w:color="auto" w:fill="EFEFEF"/>
              </w:rPr>
              <w:t>&lt;</w:t>
            </w:r>
            <w:r w:rsidRPr="00D01AC9">
              <w:rPr>
                <w:color w:val="000080"/>
                <w:shd w:val="clear" w:color="auto" w:fill="EFEFEF"/>
              </w:rPr>
              <w:t>dependency</w:t>
            </w:r>
            <w:r w:rsidRPr="00D01AC9">
              <w:rPr>
                <w:color w:val="000000"/>
                <w:shd w:val="clear" w:color="auto" w:fill="EFEFEF"/>
              </w:rPr>
              <w:t>&gt;</w:t>
            </w:r>
            <w:r w:rsidRPr="00D01AC9">
              <w:rPr>
                <w:color w:val="000000"/>
              </w:rPr>
              <w:br/>
              <w:t xml:space="preserve">                </w:t>
            </w:r>
            <w:r w:rsidRPr="00D01AC9">
              <w:rPr>
                <w:color w:val="000000"/>
                <w:shd w:val="clear" w:color="auto" w:fill="EFEFEF"/>
              </w:rPr>
              <w:t>&lt;</w:t>
            </w:r>
            <w:proofErr w:type="spellStart"/>
            <w:r w:rsidRPr="00D01AC9">
              <w:rPr>
                <w:color w:val="000080"/>
                <w:shd w:val="clear" w:color="auto" w:fill="EFEFEF"/>
              </w:rPr>
              <w:t>groupId</w:t>
            </w:r>
            <w:proofErr w:type="spellEnd"/>
            <w:r w:rsidRPr="00D01AC9">
              <w:rPr>
                <w:color w:val="000000"/>
                <w:shd w:val="clear" w:color="auto" w:fill="EFEFEF"/>
              </w:rPr>
              <w:t>&gt;</w:t>
            </w:r>
            <w:r w:rsidRPr="00D01AC9">
              <w:rPr>
                <w:color w:val="000000"/>
              </w:rPr>
              <w:t>com.101tec</w:t>
            </w:r>
            <w:r w:rsidRPr="00D01AC9">
              <w:rPr>
                <w:color w:val="000000"/>
                <w:shd w:val="clear" w:color="auto" w:fill="EFEFEF"/>
              </w:rPr>
              <w:t>&lt;/</w:t>
            </w:r>
            <w:proofErr w:type="spellStart"/>
            <w:r w:rsidRPr="00D01AC9">
              <w:rPr>
                <w:color w:val="000080"/>
                <w:shd w:val="clear" w:color="auto" w:fill="EFEFEF"/>
              </w:rPr>
              <w:t>groupId</w:t>
            </w:r>
            <w:proofErr w:type="spellEnd"/>
            <w:r w:rsidRPr="00D01AC9">
              <w:rPr>
                <w:color w:val="000000"/>
                <w:shd w:val="clear" w:color="auto" w:fill="EFEFEF"/>
              </w:rPr>
              <w:t>&gt;</w:t>
            </w:r>
            <w:r w:rsidRPr="00D01AC9">
              <w:rPr>
                <w:color w:val="000000"/>
              </w:rPr>
              <w:br/>
              <w:t xml:space="preserve">                </w:t>
            </w:r>
            <w:r w:rsidRPr="00D01AC9">
              <w:rPr>
                <w:color w:val="000000"/>
                <w:shd w:val="clear" w:color="auto" w:fill="EFEFEF"/>
              </w:rPr>
              <w:t>&lt;</w:t>
            </w:r>
            <w:proofErr w:type="spellStart"/>
            <w:r w:rsidRPr="00D01AC9">
              <w:rPr>
                <w:color w:val="000080"/>
                <w:shd w:val="clear" w:color="auto" w:fill="EFEFEF"/>
              </w:rPr>
              <w:t>artifactId</w:t>
            </w:r>
            <w:proofErr w:type="spellEnd"/>
            <w:r w:rsidRPr="00D01AC9">
              <w:rPr>
                <w:color w:val="000000"/>
                <w:shd w:val="clear" w:color="auto" w:fill="EFEFEF"/>
              </w:rPr>
              <w:t>&gt;</w:t>
            </w:r>
            <w:proofErr w:type="spellStart"/>
            <w:r w:rsidRPr="00D01AC9">
              <w:rPr>
                <w:color w:val="000000"/>
              </w:rPr>
              <w:t>zkclient</w:t>
            </w:r>
            <w:proofErr w:type="spellEnd"/>
            <w:r w:rsidRPr="00D01AC9">
              <w:rPr>
                <w:color w:val="000000"/>
                <w:shd w:val="clear" w:color="auto" w:fill="EFEFEF"/>
              </w:rPr>
              <w:t>&lt;/</w:t>
            </w:r>
            <w:proofErr w:type="spellStart"/>
            <w:r w:rsidRPr="00D01AC9">
              <w:rPr>
                <w:color w:val="000080"/>
                <w:shd w:val="clear" w:color="auto" w:fill="EFEFEF"/>
              </w:rPr>
              <w:t>artifactId</w:t>
            </w:r>
            <w:proofErr w:type="spellEnd"/>
            <w:r w:rsidRPr="00D01AC9">
              <w:rPr>
                <w:color w:val="000000"/>
                <w:shd w:val="clear" w:color="auto" w:fill="EFEFEF"/>
              </w:rPr>
              <w:t>&gt;</w:t>
            </w:r>
            <w:r w:rsidRPr="00D01AC9">
              <w:rPr>
                <w:color w:val="000000"/>
              </w:rPr>
              <w:br/>
              <w:t xml:space="preserve">                </w:t>
            </w:r>
            <w:r w:rsidRPr="00D01AC9">
              <w:rPr>
                <w:color w:val="000000"/>
                <w:shd w:val="clear" w:color="auto" w:fill="EFEFEF"/>
              </w:rPr>
              <w:t>&lt;</w:t>
            </w:r>
            <w:r w:rsidRPr="00D01AC9">
              <w:rPr>
                <w:color w:val="000080"/>
                <w:shd w:val="clear" w:color="auto" w:fill="EFEFEF"/>
              </w:rPr>
              <w:t>version</w:t>
            </w:r>
            <w:r w:rsidRPr="00D01AC9">
              <w:rPr>
                <w:color w:val="000000"/>
                <w:shd w:val="clear" w:color="auto" w:fill="EFEFEF"/>
              </w:rPr>
              <w:t>&gt;</w:t>
            </w:r>
            <w:r w:rsidRPr="00D01AC9">
              <w:rPr>
                <w:color w:val="000000"/>
              </w:rPr>
              <w:t>${</w:t>
            </w:r>
            <w:proofErr w:type="spellStart"/>
            <w:r w:rsidRPr="00D01AC9">
              <w:rPr>
                <w:color w:val="000000"/>
              </w:rPr>
              <w:t>zkclient.version</w:t>
            </w:r>
            <w:proofErr w:type="spellEnd"/>
            <w:r w:rsidRPr="00D01AC9">
              <w:rPr>
                <w:color w:val="000000"/>
              </w:rPr>
              <w:t>}</w:t>
            </w:r>
            <w:r w:rsidRPr="00D01AC9">
              <w:rPr>
                <w:color w:val="000000"/>
                <w:shd w:val="clear" w:color="auto" w:fill="EFEFEF"/>
              </w:rPr>
              <w:t>&lt;/</w:t>
            </w:r>
            <w:r w:rsidRPr="00D01AC9">
              <w:rPr>
                <w:color w:val="000080"/>
                <w:shd w:val="clear" w:color="auto" w:fill="EFEFEF"/>
              </w:rPr>
              <w:t>version</w:t>
            </w:r>
            <w:r w:rsidRPr="00D01AC9">
              <w:rPr>
                <w:color w:val="000000"/>
                <w:shd w:val="clear" w:color="auto" w:fill="EFEFEF"/>
              </w:rPr>
              <w:t>&gt;</w:t>
            </w:r>
            <w:r w:rsidRPr="00D01AC9">
              <w:rPr>
                <w:color w:val="000000"/>
              </w:rPr>
              <w:br/>
              <w:t xml:space="preserve">            </w:t>
            </w:r>
            <w:r w:rsidRPr="00D01AC9">
              <w:rPr>
                <w:color w:val="000000"/>
                <w:shd w:val="clear" w:color="auto" w:fill="EFEFEF"/>
              </w:rPr>
              <w:t>&lt;/</w:t>
            </w:r>
            <w:r w:rsidRPr="00D01AC9">
              <w:rPr>
                <w:color w:val="000080"/>
                <w:shd w:val="clear" w:color="auto" w:fill="EFEFEF"/>
              </w:rPr>
              <w:t>dependency</w:t>
            </w:r>
            <w:r w:rsidRPr="00D01AC9">
              <w:rPr>
                <w:color w:val="000000"/>
                <w:shd w:val="clear" w:color="auto" w:fill="EFEFEF"/>
              </w:rPr>
              <w:t>&gt;</w:t>
            </w:r>
            <w:r w:rsidRPr="00D01AC9">
              <w:rPr>
                <w:color w:val="000000"/>
              </w:rPr>
              <w:br/>
            </w:r>
            <w:r w:rsidRPr="00D01AC9">
              <w:rPr>
                <w:color w:val="000000"/>
              </w:rPr>
              <w:br/>
              <w:t xml:space="preserve">            </w:t>
            </w:r>
            <w:r w:rsidRPr="00D01AC9">
              <w:rPr>
                <w:color w:val="000000"/>
                <w:shd w:val="clear" w:color="auto" w:fill="EFEFEF"/>
              </w:rPr>
              <w:t>&lt;</w:t>
            </w:r>
            <w:r w:rsidRPr="00D01AC9">
              <w:rPr>
                <w:color w:val="000080"/>
                <w:shd w:val="clear" w:color="auto" w:fill="EFEFEF"/>
              </w:rPr>
              <w:t>dependency</w:t>
            </w:r>
            <w:r w:rsidRPr="00D01AC9">
              <w:rPr>
                <w:color w:val="000000"/>
                <w:shd w:val="clear" w:color="auto" w:fill="EFEFEF"/>
              </w:rPr>
              <w:t>&gt;</w:t>
            </w:r>
            <w:r w:rsidRPr="00D01AC9">
              <w:rPr>
                <w:color w:val="000000"/>
              </w:rPr>
              <w:br/>
              <w:t xml:space="preserve">                </w:t>
            </w:r>
            <w:r w:rsidRPr="00D01AC9">
              <w:rPr>
                <w:color w:val="000000"/>
                <w:shd w:val="clear" w:color="auto" w:fill="EFEFEF"/>
              </w:rPr>
              <w:t>&lt;</w:t>
            </w:r>
            <w:proofErr w:type="spellStart"/>
            <w:r w:rsidRPr="00D01AC9">
              <w:rPr>
                <w:color w:val="000080"/>
                <w:shd w:val="clear" w:color="auto" w:fill="EFEFEF"/>
              </w:rPr>
              <w:t>groupId</w:t>
            </w:r>
            <w:proofErr w:type="spellEnd"/>
            <w:r w:rsidRPr="00D01AC9">
              <w:rPr>
                <w:color w:val="000000"/>
                <w:shd w:val="clear" w:color="auto" w:fill="EFEFEF"/>
              </w:rPr>
              <w:t>&gt;</w:t>
            </w:r>
            <w:proofErr w:type="spellStart"/>
            <w:r w:rsidRPr="00D01AC9">
              <w:rPr>
                <w:color w:val="000000"/>
              </w:rPr>
              <w:t>com.gitee.reger</w:t>
            </w:r>
            <w:proofErr w:type="spellEnd"/>
            <w:r w:rsidRPr="00D01AC9">
              <w:rPr>
                <w:color w:val="000000"/>
                <w:shd w:val="clear" w:color="auto" w:fill="EFEFEF"/>
              </w:rPr>
              <w:t>&lt;/</w:t>
            </w:r>
            <w:proofErr w:type="spellStart"/>
            <w:r w:rsidRPr="00D01AC9">
              <w:rPr>
                <w:color w:val="000080"/>
                <w:shd w:val="clear" w:color="auto" w:fill="EFEFEF"/>
              </w:rPr>
              <w:t>groupId</w:t>
            </w:r>
            <w:proofErr w:type="spellEnd"/>
            <w:r w:rsidRPr="00D01AC9">
              <w:rPr>
                <w:color w:val="000000"/>
                <w:shd w:val="clear" w:color="auto" w:fill="EFEFEF"/>
              </w:rPr>
              <w:t>&gt;</w:t>
            </w:r>
            <w:r w:rsidRPr="00D01AC9">
              <w:rPr>
                <w:color w:val="000000"/>
              </w:rPr>
              <w:br/>
              <w:t xml:space="preserve">                </w:t>
            </w:r>
            <w:r w:rsidRPr="00D01AC9">
              <w:rPr>
                <w:color w:val="000000"/>
                <w:shd w:val="clear" w:color="auto" w:fill="EFEFEF"/>
              </w:rPr>
              <w:t>&lt;</w:t>
            </w:r>
            <w:proofErr w:type="spellStart"/>
            <w:r w:rsidRPr="00D01AC9">
              <w:rPr>
                <w:color w:val="000080"/>
                <w:shd w:val="clear" w:color="auto" w:fill="EFEFEF"/>
              </w:rPr>
              <w:t>artifactId</w:t>
            </w:r>
            <w:proofErr w:type="spellEnd"/>
            <w:r w:rsidRPr="00D01AC9">
              <w:rPr>
                <w:color w:val="000000"/>
                <w:shd w:val="clear" w:color="auto" w:fill="EFEFEF"/>
              </w:rPr>
              <w:t>&gt;</w:t>
            </w:r>
            <w:r w:rsidRPr="00D01AC9">
              <w:rPr>
                <w:color w:val="000000"/>
              </w:rPr>
              <w:t>spring-boot-starter-</w:t>
            </w:r>
            <w:proofErr w:type="spellStart"/>
            <w:r w:rsidRPr="00D01AC9">
              <w:rPr>
                <w:color w:val="000000"/>
              </w:rPr>
              <w:t>dubbo</w:t>
            </w:r>
            <w:proofErr w:type="spellEnd"/>
            <w:r w:rsidRPr="00D01AC9">
              <w:rPr>
                <w:color w:val="000000"/>
                <w:shd w:val="clear" w:color="auto" w:fill="EFEFEF"/>
              </w:rPr>
              <w:t>&lt;/</w:t>
            </w:r>
            <w:proofErr w:type="spellStart"/>
            <w:r w:rsidRPr="00D01AC9">
              <w:rPr>
                <w:color w:val="000080"/>
                <w:shd w:val="clear" w:color="auto" w:fill="EFEFEF"/>
              </w:rPr>
              <w:t>artifactId</w:t>
            </w:r>
            <w:proofErr w:type="spellEnd"/>
            <w:r w:rsidRPr="00D01AC9">
              <w:rPr>
                <w:color w:val="000000"/>
                <w:shd w:val="clear" w:color="auto" w:fill="EFEFEF"/>
              </w:rPr>
              <w:t>&gt;</w:t>
            </w:r>
            <w:r w:rsidRPr="00D01AC9">
              <w:rPr>
                <w:color w:val="000000"/>
              </w:rPr>
              <w:br/>
            </w:r>
            <w:r w:rsidRPr="00D01AC9">
              <w:rPr>
                <w:color w:val="000000"/>
              </w:rPr>
              <w:lastRenderedPageBreak/>
              <w:t xml:space="preserve">                </w:t>
            </w:r>
            <w:r w:rsidRPr="00D01AC9">
              <w:rPr>
                <w:color w:val="000000"/>
                <w:shd w:val="clear" w:color="auto" w:fill="EFEFEF"/>
              </w:rPr>
              <w:t>&lt;</w:t>
            </w:r>
            <w:r w:rsidRPr="00D01AC9">
              <w:rPr>
                <w:color w:val="000080"/>
                <w:shd w:val="clear" w:color="auto" w:fill="EFEFEF"/>
              </w:rPr>
              <w:t>version</w:t>
            </w:r>
            <w:r w:rsidRPr="00D01AC9">
              <w:rPr>
                <w:color w:val="000000"/>
                <w:shd w:val="clear" w:color="auto" w:fill="EFEFEF"/>
              </w:rPr>
              <w:t>&gt;</w:t>
            </w:r>
            <w:r w:rsidRPr="00D01AC9">
              <w:rPr>
                <w:color w:val="000000"/>
              </w:rPr>
              <w:t>${</w:t>
            </w:r>
            <w:proofErr w:type="spellStart"/>
            <w:r w:rsidRPr="00D01AC9">
              <w:rPr>
                <w:color w:val="000000"/>
              </w:rPr>
              <w:t>dubbo-starter.version</w:t>
            </w:r>
            <w:proofErr w:type="spellEnd"/>
            <w:r w:rsidRPr="00D01AC9">
              <w:rPr>
                <w:color w:val="000000"/>
              </w:rPr>
              <w:t>}</w:t>
            </w:r>
            <w:r w:rsidRPr="00D01AC9">
              <w:rPr>
                <w:color w:val="000000"/>
                <w:shd w:val="clear" w:color="auto" w:fill="EFEFEF"/>
              </w:rPr>
              <w:t>&lt;/</w:t>
            </w:r>
            <w:r w:rsidRPr="00D01AC9">
              <w:rPr>
                <w:color w:val="000080"/>
                <w:shd w:val="clear" w:color="auto" w:fill="EFEFEF"/>
              </w:rPr>
              <w:t>version</w:t>
            </w:r>
            <w:r w:rsidRPr="00D01AC9">
              <w:rPr>
                <w:color w:val="000000"/>
                <w:shd w:val="clear" w:color="auto" w:fill="EFEFEF"/>
              </w:rPr>
              <w:t>&gt;</w:t>
            </w:r>
            <w:r w:rsidRPr="00D01AC9">
              <w:rPr>
                <w:color w:val="000000"/>
              </w:rPr>
              <w:br/>
              <w:t xml:space="preserve">            </w:t>
            </w:r>
            <w:r w:rsidRPr="00D01AC9">
              <w:rPr>
                <w:color w:val="000000"/>
                <w:shd w:val="clear" w:color="auto" w:fill="EFEFEF"/>
              </w:rPr>
              <w:t>&lt;/</w:t>
            </w:r>
            <w:r w:rsidRPr="00D01AC9">
              <w:rPr>
                <w:color w:val="000080"/>
                <w:shd w:val="clear" w:color="auto" w:fill="EFEFEF"/>
              </w:rPr>
              <w:t>dependency</w:t>
            </w:r>
            <w:r w:rsidRPr="00D01AC9">
              <w:rPr>
                <w:color w:val="000000"/>
                <w:shd w:val="clear" w:color="auto" w:fill="EFEFEF"/>
              </w:rPr>
              <w:t>&gt;</w:t>
            </w:r>
            <w:r w:rsidRPr="00D01AC9">
              <w:rPr>
                <w:color w:val="000000"/>
              </w:rPr>
              <w:br/>
            </w:r>
            <w:r w:rsidRPr="00D01AC9">
              <w:rPr>
                <w:color w:val="000000"/>
              </w:rPr>
              <w:br/>
              <w:t xml:space="preserve">            </w:t>
            </w:r>
            <w:r w:rsidRPr="00D01AC9">
              <w:rPr>
                <w:color w:val="000000"/>
                <w:shd w:val="clear" w:color="auto" w:fill="EFEFEF"/>
              </w:rPr>
              <w:t>&lt;</w:t>
            </w:r>
            <w:r w:rsidRPr="00D01AC9">
              <w:rPr>
                <w:color w:val="000080"/>
                <w:shd w:val="clear" w:color="auto" w:fill="EFEFEF"/>
              </w:rPr>
              <w:t>dependency</w:t>
            </w:r>
            <w:r w:rsidRPr="00D01AC9">
              <w:rPr>
                <w:color w:val="000000"/>
                <w:shd w:val="clear" w:color="auto" w:fill="EFEFEF"/>
              </w:rPr>
              <w:t>&gt;</w:t>
            </w:r>
            <w:r w:rsidRPr="00D01AC9">
              <w:rPr>
                <w:color w:val="000000"/>
              </w:rPr>
              <w:br/>
              <w:t xml:space="preserve">                </w:t>
            </w:r>
            <w:r w:rsidRPr="00D01AC9">
              <w:rPr>
                <w:color w:val="000000"/>
                <w:shd w:val="clear" w:color="auto" w:fill="EFEFEF"/>
              </w:rPr>
              <w:t>&lt;</w:t>
            </w:r>
            <w:proofErr w:type="spellStart"/>
            <w:r w:rsidRPr="00D01AC9">
              <w:rPr>
                <w:color w:val="000080"/>
                <w:shd w:val="clear" w:color="auto" w:fill="EFEFEF"/>
              </w:rPr>
              <w:t>groupId</w:t>
            </w:r>
            <w:proofErr w:type="spellEnd"/>
            <w:r w:rsidRPr="00D01AC9">
              <w:rPr>
                <w:color w:val="000000"/>
                <w:shd w:val="clear" w:color="auto" w:fill="EFEFEF"/>
              </w:rPr>
              <w:t>&gt;</w:t>
            </w:r>
            <w:proofErr w:type="spellStart"/>
            <w:r w:rsidRPr="00D01AC9">
              <w:rPr>
                <w:color w:val="000000"/>
              </w:rPr>
              <w:t>org.mybatis.spring.boot</w:t>
            </w:r>
            <w:proofErr w:type="spellEnd"/>
            <w:r w:rsidRPr="00D01AC9">
              <w:rPr>
                <w:color w:val="000000"/>
                <w:shd w:val="clear" w:color="auto" w:fill="EFEFEF"/>
              </w:rPr>
              <w:t>&lt;/</w:t>
            </w:r>
            <w:proofErr w:type="spellStart"/>
            <w:r w:rsidRPr="00D01AC9">
              <w:rPr>
                <w:color w:val="000080"/>
                <w:shd w:val="clear" w:color="auto" w:fill="EFEFEF"/>
              </w:rPr>
              <w:t>groupId</w:t>
            </w:r>
            <w:proofErr w:type="spellEnd"/>
            <w:r w:rsidRPr="00D01AC9">
              <w:rPr>
                <w:color w:val="000000"/>
                <w:shd w:val="clear" w:color="auto" w:fill="EFEFEF"/>
              </w:rPr>
              <w:t>&gt;</w:t>
            </w:r>
            <w:r w:rsidRPr="00D01AC9">
              <w:rPr>
                <w:color w:val="000000"/>
              </w:rPr>
              <w:br/>
              <w:t xml:space="preserve">                </w:t>
            </w:r>
            <w:r w:rsidRPr="00D01AC9">
              <w:rPr>
                <w:color w:val="000000"/>
                <w:shd w:val="clear" w:color="auto" w:fill="EFEFEF"/>
              </w:rPr>
              <w:t>&lt;</w:t>
            </w:r>
            <w:proofErr w:type="spellStart"/>
            <w:r w:rsidRPr="00D01AC9">
              <w:rPr>
                <w:color w:val="000080"/>
                <w:shd w:val="clear" w:color="auto" w:fill="EFEFEF"/>
              </w:rPr>
              <w:t>artifactId</w:t>
            </w:r>
            <w:proofErr w:type="spellEnd"/>
            <w:r w:rsidRPr="00D01AC9">
              <w:rPr>
                <w:color w:val="000000"/>
                <w:shd w:val="clear" w:color="auto" w:fill="EFEFEF"/>
              </w:rPr>
              <w:t>&gt;</w:t>
            </w:r>
            <w:proofErr w:type="spellStart"/>
            <w:r w:rsidRPr="00D01AC9">
              <w:rPr>
                <w:color w:val="000000"/>
              </w:rPr>
              <w:t>mybatis</w:t>
            </w:r>
            <w:proofErr w:type="spellEnd"/>
            <w:r w:rsidRPr="00D01AC9">
              <w:rPr>
                <w:color w:val="000000"/>
              </w:rPr>
              <w:t>-spring-boot-starter</w:t>
            </w:r>
            <w:r w:rsidRPr="00D01AC9">
              <w:rPr>
                <w:color w:val="000000"/>
                <w:shd w:val="clear" w:color="auto" w:fill="EFEFEF"/>
              </w:rPr>
              <w:t>&lt;/</w:t>
            </w:r>
            <w:proofErr w:type="spellStart"/>
            <w:r w:rsidRPr="00D01AC9">
              <w:rPr>
                <w:color w:val="000080"/>
                <w:shd w:val="clear" w:color="auto" w:fill="EFEFEF"/>
              </w:rPr>
              <w:t>artifactId</w:t>
            </w:r>
            <w:proofErr w:type="spellEnd"/>
            <w:r w:rsidRPr="00D01AC9">
              <w:rPr>
                <w:color w:val="000000"/>
                <w:shd w:val="clear" w:color="auto" w:fill="EFEFEF"/>
              </w:rPr>
              <w:t>&gt;</w:t>
            </w:r>
            <w:r w:rsidRPr="00D01AC9">
              <w:rPr>
                <w:color w:val="000000"/>
              </w:rPr>
              <w:br/>
              <w:t xml:space="preserve">                </w:t>
            </w:r>
            <w:r w:rsidRPr="00D01AC9">
              <w:rPr>
                <w:color w:val="000000"/>
                <w:shd w:val="clear" w:color="auto" w:fill="EFEFEF"/>
              </w:rPr>
              <w:t>&lt;</w:t>
            </w:r>
            <w:r w:rsidRPr="00D01AC9">
              <w:rPr>
                <w:color w:val="000080"/>
                <w:shd w:val="clear" w:color="auto" w:fill="EFEFEF"/>
              </w:rPr>
              <w:t>version</w:t>
            </w:r>
            <w:r w:rsidRPr="00D01AC9">
              <w:rPr>
                <w:color w:val="000000"/>
                <w:shd w:val="clear" w:color="auto" w:fill="EFEFEF"/>
              </w:rPr>
              <w:t>&gt;</w:t>
            </w:r>
            <w:r w:rsidRPr="00D01AC9">
              <w:rPr>
                <w:color w:val="000000"/>
              </w:rPr>
              <w:t>${</w:t>
            </w:r>
            <w:proofErr w:type="spellStart"/>
            <w:r w:rsidRPr="00D01AC9">
              <w:rPr>
                <w:color w:val="000000"/>
              </w:rPr>
              <w:t>mybatis.version</w:t>
            </w:r>
            <w:proofErr w:type="spellEnd"/>
            <w:r w:rsidRPr="00D01AC9">
              <w:rPr>
                <w:color w:val="000000"/>
              </w:rPr>
              <w:t>}</w:t>
            </w:r>
            <w:r w:rsidRPr="00D01AC9">
              <w:rPr>
                <w:color w:val="000000"/>
                <w:shd w:val="clear" w:color="auto" w:fill="EFEFEF"/>
              </w:rPr>
              <w:t>&lt;/</w:t>
            </w:r>
            <w:r w:rsidRPr="00D01AC9">
              <w:rPr>
                <w:color w:val="000080"/>
                <w:shd w:val="clear" w:color="auto" w:fill="EFEFEF"/>
              </w:rPr>
              <w:t>version</w:t>
            </w:r>
            <w:r w:rsidRPr="00D01AC9">
              <w:rPr>
                <w:color w:val="000000"/>
                <w:shd w:val="clear" w:color="auto" w:fill="EFEFEF"/>
              </w:rPr>
              <w:t>&gt;</w:t>
            </w:r>
            <w:r w:rsidRPr="00D01AC9">
              <w:rPr>
                <w:color w:val="000000"/>
              </w:rPr>
              <w:br/>
              <w:t xml:space="preserve">            </w:t>
            </w:r>
            <w:r w:rsidRPr="00D01AC9">
              <w:rPr>
                <w:color w:val="000000"/>
                <w:shd w:val="clear" w:color="auto" w:fill="EFEFEF"/>
              </w:rPr>
              <w:t>&lt;/</w:t>
            </w:r>
            <w:r w:rsidRPr="00D01AC9">
              <w:rPr>
                <w:color w:val="000080"/>
                <w:shd w:val="clear" w:color="auto" w:fill="EFEFEF"/>
              </w:rPr>
              <w:t>dependency</w:t>
            </w:r>
            <w:r w:rsidRPr="00D01AC9">
              <w:rPr>
                <w:color w:val="000000"/>
                <w:shd w:val="clear" w:color="auto" w:fill="EFEFEF"/>
              </w:rPr>
              <w:t>&gt;</w:t>
            </w:r>
            <w:r w:rsidRPr="00D01AC9">
              <w:rPr>
                <w:color w:val="000000"/>
              </w:rPr>
              <w:br/>
            </w:r>
            <w:r w:rsidRPr="00D01AC9">
              <w:rPr>
                <w:color w:val="000000"/>
              </w:rPr>
              <w:br/>
            </w:r>
            <w:r w:rsidRPr="00D01AC9">
              <w:rPr>
                <w:color w:val="000000"/>
              </w:rPr>
              <w:br/>
              <w:t xml:space="preserve">            </w:t>
            </w:r>
            <w:r w:rsidRPr="00D01AC9">
              <w:rPr>
                <w:color w:val="000000"/>
                <w:shd w:val="clear" w:color="auto" w:fill="EFEFEF"/>
              </w:rPr>
              <w:t>&lt;</w:t>
            </w:r>
            <w:r w:rsidRPr="00D01AC9">
              <w:rPr>
                <w:color w:val="000080"/>
                <w:shd w:val="clear" w:color="auto" w:fill="EFEFEF"/>
              </w:rPr>
              <w:t>dependency</w:t>
            </w:r>
            <w:r w:rsidRPr="00D01AC9">
              <w:rPr>
                <w:color w:val="000000"/>
                <w:shd w:val="clear" w:color="auto" w:fill="EFEFEF"/>
              </w:rPr>
              <w:t>&gt;</w:t>
            </w:r>
            <w:r w:rsidRPr="00D01AC9">
              <w:rPr>
                <w:color w:val="000000"/>
              </w:rPr>
              <w:br/>
              <w:t xml:space="preserve">                </w:t>
            </w:r>
            <w:r w:rsidRPr="00D01AC9">
              <w:rPr>
                <w:color w:val="000000"/>
                <w:shd w:val="clear" w:color="auto" w:fill="EFEFEF"/>
              </w:rPr>
              <w:t>&lt;</w:t>
            </w:r>
            <w:proofErr w:type="spellStart"/>
            <w:r w:rsidRPr="00D01AC9">
              <w:rPr>
                <w:color w:val="000080"/>
                <w:shd w:val="clear" w:color="auto" w:fill="EFEFEF"/>
              </w:rPr>
              <w:t>groupId</w:t>
            </w:r>
            <w:proofErr w:type="spellEnd"/>
            <w:r w:rsidRPr="00D01AC9">
              <w:rPr>
                <w:color w:val="000000"/>
                <w:shd w:val="clear" w:color="auto" w:fill="EFEFEF"/>
              </w:rPr>
              <w:t>&gt;</w:t>
            </w:r>
            <w:proofErr w:type="spellStart"/>
            <w:r w:rsidRPr="00D01AC9">
              <w:rPr>
                <w:color w:val="000000"/>
              </w:rPr>
              <w:t>net.sourceforge.nekohtml</w:t>
            </w:r>
            <w:proofErr w:type="spellEnd"/>
            <w:r w:rsidRPr="00D01AC9">
              <w:rPr>
                <w:color w:val="000000"/>
                <w:shd w:val="clear" w:color="auto" w:fill="EFEFEF"/>
              </w:rPr>
              <w:t>&lt;/</w:t>
            </w:r>
            <w:proofErr w:type="spellStart"/>
            <w:r w:rsidRPr="00D01AC9">
              <w:rPr>
                <w:color w:val="000080"/>
                <w:shd w:val="clear" w:color="auto" w:fill="EFEFEF"/>
              </w:rPr>
              <w:t>groupId</w:t>
            </w:r>
            <w:proofErr w:type="spellEnd"/>
            <w:r w:rsidRPr="00D01AC9">
              <w:rPr>
                <w:color w:val="000000"/>
                <w:shd w:val="clear" w:color="auto" w:fill="EFEFEF"/>
              </w:rPr>
              <w:t>&gt;</w:t>
            </w:r>
            <w:r w:rsidRPr="00D01AC9">
              <w:rPr>
                <w:color w:val="000000"/>
              </w:rPr>
              <w:br/>
              <w:t xml:space="preserve">                </w:t>
            </w:r>
            <w:r w:rsidRPr="00D01AC9">
              <w:rPr>
                <w:color w:val="000000"/>
                <w:shd w:val="clear" w:color="auto" w:fill="EFEFEF"/>
              </w:rPr>
              <w:t>&lt;</w:t>
            </w:r>
            <w:proofErr w:type="spellStart"/>
            <w:r w:rsidRPr="00D01AC9">
              <w:rPr>
                <w:color w:val="000080"/>
                <w:shd w:val="clear" w:color="auto" w:fill="EFEFEF"/>
              </w:rPr>
              <w:t>artifactId</w:t>
            </w:r>
            <w:proofErr w:type="spellEnd"/>
            <w:r w:rsidRPr="00D01AC9">
              <w:rPr>
                <w:color w:val="000000"/>
                <w:shd w:val="clear" w:color="auto" w:fill="EFEFEF"/>
              </w:rPr>
              <w:t>&gt;</w:t>
            </w:r>
            <w:proofErr w:type="spellStart"/>
            <w:r w:rsidRPr="00D01AC9">
              <w:rPr>
                <w:color w:val="000000"/>
              </w:rPr>
              <w:t>nekohtml</w:t>
            </w:r>
            <w:proofErr w:type="spellEnd"/>
            <w:r w:rsidRPr="00D01AC9">
              <w:rPr>
                <w:color w:val="000000"/>
                <w:shd w:val="clear" w:color="auto" w:fill="EFEFEF"/>
              </w:rPr>
              <w:t>&lt;/</w:t>
            </w:r>
            <w:proofErr w:type="spellStart"/>
            <w:r w:rsidRPr="00D01AC9">
              <w:rPr>
                <w:color w:val="000080"/>
                <w:shd w:val="clear" w:color="auto" w:fill="EFEFEF"/>
              </w:rPr>
              <w:t>artifactId</w:t>
            </w:r>
            <w:proofErr w:type="spellEnd"/>
            <w:r w:rsidRPr="00D01AC9">
              <w:rPr>
                <w:color w:val="000000"/>
                <w:shd w:val="clear" w:color="auto" w:fill="EFEFEF"/>
              </w:rPr>
              <w:t>&gt;</w:t>
            </w:r>
            <w:r w:rsidRPr="00D01AC9">
              <w:rPr>
                <w:color w:val="000000"/>
              </w:rPr>
              <w:br/>
              <w:t xml:space="preserve">                </w:t>
            </w:r>
            <w:r w:rsidRPr="00D01AC9">
              <w:rPr>
                <w:color w:val="000000"/>
                <w:shd w:val="clear" w:color="auto" w:fill="EFEFEF"/>
              </w:rPr>
              <w:t>&lt;</w:t>
            </w:r>
            <w:r w:rsidRPr="00D01AC9">
              <w:rPr>
                <w:color w:val="000080"/>
                <w:shd w:val="clear" w:color="auto" w:fill="EFEFEF"/>
              </w:rPr>
              <w:t>version</w:t>
            </w:r>
            <w:r w:rsidRPr="00D01AC9">
              <w:rPr>
                <w:color w:val="000000"/>
                <w:shd w:val="clear" w:color="auto" w:fill="EFEFEF"/>
              </w:rPr>
              <w:t>&gt;</w:t>
            </w:r>
            <w:r w:rsidRPr="00D01AC9">
              <w:rPr>
                <w:color w:val="000000"/>
              </w:rPr>
              <w:t>${</w:t>
            </w:r>
            <w:proofErr w:type="spellStart"/>
            <w:r w:rsidRPr="00D01AC9">
              <w:rPr>
                <w:color w:val="000000"/>
              </w:rPr>
              <w:t>nekohtml.version</w:t>
            </w:r>
            <w:proofErr w:type="spellEnd"/>
            <w:r w:rsidRPr="00D01AC9">
              <w:rPr>
                <w:color w:val="000000"/>
              </w:rPr>
              <w:t>}</w:t>
            </w:r>
            <w:r w:rsidRPr="00D01AC9">
              <w:rPr>
                <w:color w:val="000000"/>
                <w:shd w:val="clear" w:color="auto" w:fill="EFEFEF"/>
              </w:rPr>
              <w:t>&lt;/</w:t>
            </w:r>
            <w:r w:rsidRPr="00D01AC9">
              <w:rPr>
                <w:color w:val="000080"/>
                <w:shd w:val="clear" w:color="auto" w:fill="EFEFEF"/>
              </w:rPr>
              <w:t>version</w:t>
            </w:r>
            <w:r w:rsidRPr="00D01AC9">
              <w:rPr>
                <w:color w:val="000000"/>
                <w:shd w:val="clear" w:color="auto" w:fill="EFEFEF"/>
              </w:rPr>
              <w:t>&gt;</w:t>
            </w:r>
            <w:r w:rsidRPr="00D01AC9">
              <w:rPr>
                <w:color w:val="000000"/>
              </w:rPr>
              <w:br/>
              <w:t xml:space="preserve">            </w:t>
            </w:r>
            <w:r w:rsidRPr="00D01AC9">
              <w:rPr>
                <w:color w:val="000000"/>
                <w:shd w:val="clear" w:color="auto" w:fill="EFEFEF"/>
              </w:rPr>
              <w:t>&lt;/</w:t>
            </w:r>
            <w:r w:rsidRPr="00D01AC9">
              <w:rPr>
                <w:color w:val="000080"/>
                <w:shd w:val="clear" w:color="auto" w:fill="EFEFEF"/>
              </w:rPr>
              <w:t>dependency</w:t>
            </w:r>
            <w:r w:rsidRPr="00D01AC9">
              <w:rPr>
                <w:color w:val="000000"/>
                <w:shd w:val="clear" w:color="auto" w:fill="EFEFEF"/>
              </w:rPr>
              <w:t>&gt;</w:t>
            </w:r>
            <w:r w:rsidRPr="00D01AC9">
              <w:rPr>
                <w:color w:val="000000"/>
              </w:rPr>
              <w:br/>
            </w:r>
            <w:r w:rsidRPr="00D01AC9">
              <w:rPr>
                <w:color w:val="000000"/>
              </w:rPr>
              <w:br/>
              <w:t xml:space="preserve">            </w:t>
            </w:r>
            <w:r w:rsidRPr="00D01AC9">
              <w:rPr>
                <w:color w:val="000000"/>
                <w:shd w:val="clear" w:color="auto" w:fill="EFEFEF"/>
              </w:rPr>
              <w:t>&lt;</w:t>
            </w:r>
            <w:r w:rsidRPr="00D01AC9">
              <w:rPr>
                <w:color w:val="000080"/>
                <w:shd w:val="clear" w:color="auto" w:fill="EFEFEF"/>
              </w:rPr>
              <w:t>dependency</w:t>
            </w:r>
            <w:r w:rsidRPr="00D01AC9">
              <w:rPr>
                <w:color w:val="000000"/>
                <w:shd w:val="clear" w:color="auto" w:fill="EFEFEF"/>
              </w:rPr>
              <w:t>&gt;</w:t>
            </w:r>
            <w:r w:rsidRPr="00D01AC9">
              <w:rPr>
                <w:color w:val="000000"/>
              </w:rPr>
              <w:br/>
              <w:t xml:space="preserve">                </w:t>
            </w:r>
            <w:r w:rsidRPr="00D01AC9">
              <w:rPr>
                <w:color w:val="000000"/>
                <w:shd w:val="clear" w:color="auto" w:fill="EFEFEF"/>
              </w:rPr>
              <w:t>&lt;</w:t>
            </w:r>
            <w:proofErr w:type="spellStart"/>
            <w:r w:rsidRPr="00D01AC9">
              <w:rPr>
                <w:color w:val="000080"/>
                <w:shd w:val="clear" w:color="auto" w:fill="EFEFEF"/>
              </w:rPr>
              <w:t>groupId</w:t>
            </w:r>
            <w:proofErr w:type="spellEnd"/>
            <w:r w:rsidRPr="00D01AC9">
              <w:rPr>
                <w:color w:val="000000"/>
                <w:shd w:val="clear" w:color="auto" w:fill="EFEFEF"/>
              </w:rPr>
              <w:t>&gt;</w:t>
            </w:r>
            <w:r w:rsidRPr="00D01AC9">
              <w:rPr>
                <w:color w:val="000000"/>
              </w:rPr>
              <w:t>xml-</w:t>
            </w:r>
            <w:proofErr w:type="spellStart"/>
            <w:r w:rsidRPr="00D01AC9">
              <w:rPr>
                <w:color w:val="000000"/>
              </w:rPr>
              <w:t>apis</w:t>
            </w:r>
            <w:proofErr w:type="spellEnd"/>
            <w:r w:rsidRPr="00D01AC9">
              <w:rPr>
                <w:color w:val="000000"/>
                <w:shd w:val="clear" w:color="auto" w:fill="EFEFEF"/>
              </w:rPr>
              <w:t>&lt;/</w:t>
            </w:r>
            <w:proofErr w:type="spellStart"/>
            <w:r w:rsidRPr="00D01AC9">
              <w:rPr>
                <w:color w:val="000080"/>
                <w:shd w:val="clear" w:color="auto" w:fill="EFEFEF"/>
              </w:rPr>
              <w:t>groupId</w:t>
            </w:r>
            <w:proofErr w:type="spellEnd"/>
            <w:r w:rsidRPr="00D01AC9">
              <w:rPr>
                <w:color w:val="000000"/>
                <w:shd w:val="clear" w:color="auto" w:fill="EFEFEF"/>
              </w:rPr>
              <w:t>&gt;</w:t>
            </w:r>
            <w:r w:rsidRPr="00D01AC9">
              <w:rPr>
                <w:color w:val="000000"/>
              </w:rPr>
              <w:br/>
              <w:t xml:space="preserve">                </w:t>
            </w:r>
            <w:r w:rsidRPr="00D01AC9">
              <w:rPr>
                <w:color w:val="000000"/>
                <w:shd w:val="clear" w:color="auto" w:fill="EFEFEF"/>
              </w:rPr>
              <w:t>&lt;</w:t>
            </w:r>
            <w:proofErr w:type="spellStart"/>
            <w:r w:rsidRPr="00D01AC9">
              <w:rPr>
                <w:color w:val="000080"/>
                <w:shd w:val="clear" w:color="auto" w:fill="EFEFEF"/>
              </w:rPr>
              <w:t>artifactId</w:t>
            </w:r>
            <w:proofErr w:type="spellEnd"/>
            <w:r w:rsidRPr="00D01AC9">
              <w:rPr>
                <w:color w:val="000000"/>
                <w:shd w:val="clear" w:color="auto" w:fill="EFEFEF"/>
              </w:rPr>
              <w:t>&gt;</w:t>
            </w:r>
            <w:r w:rsidRPr="00D01AC9">
              <w:rPr>
                <w:color w:val="000000"/>
              </w:rPr>
              <w:t>xml-</w:t>
            </w:r>
            <w:proofErr w:type="spellStart"/>
            <w:r w:rsidRPr="00D01AC9">
              <w:rPr>
                <w:color w:val="000000"/>
              </w:rPr>
              <w:t>apis</w:t>
            </w:r>
            <w:proofErr w:type="spellEnd"/>
            <w:r w:rsidRPr="00D01AC9">
              <w:rPr>
                <w:color w:val="000000"/>
                <w:shd w:val="clear" w:color="auto" w:fill="EFEFEF"/>
              </w:rPr>
              <w:t>&lt;/</w:t>
            </w:r>
            <w:proofErr w:type="spellStart"/>
            <w:r w:rsidRPr="00D01AC9">
              <w:rPr>
                <w:color w:val="000080"/>
                <w:shd w:val="clear" w:color="auto" w:fill="EFEFEF"/>
              </w:rPr>
              <w:t>artifactId</w:t>
            </w:r>
            <w:proofErr w:type="spellEnd"/>
            <w:r w:rsidRPr="00D01AC9">
              <w:rPr>
                <w:color w:val="000000"/>
                <w:shd w:val="clear" w:color="auto" w:fill="EFEFEF"/>
              </w:rPr>
              <w:t>&gt;</w:t>
            </w:r>
            <w:r w:rsidRPr="00D01AC9">
              <w:rPr>
                <w:color w:val="000000"/>
              </w:rPr>
              <w:br/>
              <w:t xml:space="preserve">                </w:t>
            </w:r>
            <w:r w:rsidRPr="00D01AC9">
              <w:rPr>
                <w:color w:val="000000"/>
                <w:shd w:val="clear" w:color="auto" w:fill="EFEFEF"/>
              </w:rPr>
              <w:t>&lt;</w:t>
            </w:r>
            <w:r w:rsidRPr="00D01AC9">
              <w:rPr>
                <w:color w:val="000080"/>
                <w:shd w:val="clear" w:color="auto" w:fill="EFEFEF"/>
              </w:rPr>
              <w:t>version</w:t>
            </w:r>
            <w:r w:rsidRPr="00D01AC9">
              <w:rPr>
                <w:color w:val="000000"/>
                <w:shd w:val="clear" w:color="auto" w:fill="EFEFEF"/>
              </w:rPr>
              <w:t>&gt;</w:t>
            </w:r>
            <w:r w:rsidRPr="00D01AC9">
              <w:rPr>
                <w:color w:val="000000"/>
              </w:rPr>
              <w:t>${xml-</w:t>
            </w:r>
            <w:proofErr w:type="spellStart"/>
            <w:r w:rsidRPr="00D01AC9">
              <w:rPr>
                <w:color w:val="000000"/>
              </w:rPr>
              <w:t>apis.version</w:t>
            </w:r>
            <w:proofErr w:type="spellEnd"/>
            <w:r w:rsidRPr="00D01AC9">
              <w:rPr>
                <w:color w:val="000000"/>
              </w:rPr>
              <w:t>}</w:t>
            </w:r>
            <w:r w:rsidRPr="00D01AC9">
              <w:rPr>
                <w:color w:val="000000"/>
                <w:shd w:val="clear" w:color="auto" w:fill="EFEFEF"/>
              </w:rPr>
              <w:t>&lt;/</w:t>
            </w:r>
            <w:r w:rsidRPr="00D01AC9">
              <w:rPr>
                <w:color w:val="000080"/>
                <w:shd w:val="clear" w:color="auto" w:fill="EFEFEF"/>
              </w:rPr>
              <w:t>version</w:t>
            </w:r>
            <w:r w:rsidRPr="00D01AC9">
              <w:rPr>
                <w:color w:val="000000"/>
                <w:shd w:val="clear" w:color="auto" w:fill="EFEFEF"/>
              </w:rPr>
              <w:t>&gt;</w:t>
            </w:r>
            <w:r w:rsidRPr="00D01AC9">
              <w:rPr>
                <w:color w:val="000000"/>
              </w:rPr>
              <w:br/>
              <w:t xml:space="preserve">            </w:t>
            </w:r>
            <w:r w:rsidRPr="00D01AC9">
              <w:rPr>
                <w:color w:val="000000"/>
                <w:shd w:val="clear" w:color="auto" w:fill="EFEFEF"/>
              </w:rPr>
              <w:t>&lt;/</w:t>
            </w:r>
            <w:r w:rsidRPr="00D01AC9">
              <w:rPr>
                <w:color w:val="000080"/>
                <w:shd w:val="clear" w:color="auto" w:fill="EFEFEF"/>
              </w:rPr>
              <w:t>dependency</w:t>
            </w:r>
            <w:r w:rsidRPr="00D01AC9">
              <w:rPr>
                <w:color w:val="000000"/>
                <w:shd w:val="clear" w:color="auto" w:fill="EFEFEF"/>
              </w:rPr>
              <w:t>&gt;</w:t>
            </w:r>
            <w:r w:rsidRPr="00D01AC9">
              <w:rPr>
                <w:color w:val="000000"/>
              </w:rPr>
              <w:br/>
            </w:r>
            <w:r w:rsidRPr="00D01AC9">
              <w:rPr>
                <w:color w:val="000000"/>
              </w:rPr>
              <w:br/>
              <w:t xml:space="preserve">            </w:t>
            </w:r>
            <w:r w:rsidRPr="00D01AC9">
              <w:rPr>
                <w:color w:val="000000"/>
                <w:shd w:val="clear" w:color="auto" w:fill="EFEFEF"/>
              </w:rPr>
              <w:t>&lt;</w:t>
            </w:r>
            <w:r w:rsidRPr="00D01AC9">
              <w:rPr>
                <w:color w:val="000080"/>
                <w:shd w:val="clear" w:color="auto" w:fill="EFEFEF"/>
              </w:rPr>
              <w:t>dependency</w:t>
            </w:r>
            <w:r w:rsidRPr="00D01AC9">
              <w:rPr>
                <w:color w:val="000000"/>
                <w:shd w:val="clear" w:color="auto" w:fill="EFEFEF"/>
              </w:rPr>
              <w:t>&gt;</w:t>
            </w:r>
            <w:r w:rsidRPr="00D01AC9">
              <w:rPr>
                <w:color w:val="000000"/>
              </w:rPr>
              <w:br/>
              <w:t xml:space="preserve">                </w:t>
            </w:r>
            <w:r w:rsidRPr="00D01AC9">
              <w:rPr>
                <w:color w:val="000000"/>
                <w:shd w:val="clear" w:color="auto" w:fill="EFEFEF"/>
              </w:rPr>
              <w:t>&lt;</w:t>
            </w:r>
            <w:proofErr w:type="spellStart"/>
            <w:r w:rsidRPr="00D01AC9">
              <w:rPr>
                <w:color w:val="000080"/>
                <w:shd w:val="clear" w:color="auto" w:fill="EFEFEF"/>
              </w:rPr>
              <w:t>groupId</w:t>
            </w:r>
            <w:proofErr w:type="spellEnd"/>
            <w:r w:rsidRPr="00D01AC9">
              <w:rPr>
                <w:color w:val="000000"/>
                <w:shd w:val="clear" w:color="auto" w:fill="EFEFEF"/>
              </w:rPr>
              <w:t>&gt;</w:t>
            </w:r>
            <w:proofErr w:type="spellStart"/>
            <w:r w:rsidRPr="00D01AC9">
              <w:rPr>
                <w:color w:val="000000"/>
              </w:rPr>
              <w:t>org.apache.xmlgraphics</w:t>
            </w:r>
            <w:proofErr w:type="spellEnd"/>
            <w:r w:rsidRPr="00D01AC9">
              <w:rPr>
                <w:color w:val="000000"/>
                <w:shd w:val="clear" w:color="auto" w:fill="EFEFEF"/>
              </w:rPr>
              <w:t>&lt;/</w:t>
            </w:r>
            <w:proofErr w:type="spellStart"/>
            <w:r w:rsidRPr="00D01AC9">
              <w:rPr>
                <w:color w:val="000080"/>
                <w:shd w:val="clear" w:color="auto" w:fill="EFEFEF"/>
              </w:rPr>
              <w:t>groupId</w:t>
            </w:r>
            <w:proofErr w:type="spellEnd"/>
            <w:r w:rsidRPr="00D01AC9">
              <w:rPr>
                <w:color w:val="000000"/>
                <w:shd w:val="clear" w:color="auto" w:fill="EFEFEF"/>
              </w:rPr>
              <w:t>&gt;</w:t>
            </w:r>
            <w:r w:rsidRPr="00D01AC9">
              <w:rPr>
                <w:color w:val="000000"/>
              </w:rPr>
              <w:br/>
              <w:t xml:space="preserve">                </w:t>
            </w:r>
            <w:r w:rsidRPr="00D01AC9">
              <w:rPr>
                <w:color w:val="000000"/>
                <w:shd w:val="clear" w:color="auto" w:fill="EFEFEF"/>
              </w:rPr>
              <w:t>&lt;</w:t>
            </w:r>
            <w:proofErr w:type="spellStart"/>
            <w:r w:rsidRPr="00D01AC9">
              <w:rPr>
                <w:color w:val="000080"/>
                <w:shd w:val="clear" w:color="auto" w:fill="EFEFEF"/>
              </w:rPr>
              <w:t>artifactId</w:t>
            </w:r>
            <w:proofErr w:type="spellEnd"/>
            <w:r w:rsidRPr="00D01AC9">
              <w:rPr>
                <w:color w:val="000000"/>
                <w:shd w:val="clear" w:color="auto" w:fill="EFEFEF"/>
              </w:rPr>
              <w:t>&gt;</w:t>
            </w:r>
            <w:r w:rsidRPr="00D01AC9">
              <w:rPr>
                <w:color w:val="000000"/>
              </w:rPr>
              <w:t>batik-</w:t>
            </w:r>
            <w:proofErr w:type="spellStart"/>
            <w:r w:rsidRPr="00D01AC9">
              <w:rPr>
                <w:color w:val="000000"/>
              </w:rPr>
              <w:t>ext</w:t>
            </w:r>
            <w:proofErr w:type="spellEnd"/>
            <w:r w:rsidRPr="00D01AC9">
              <w:rPr>
                <w:color w:val="000000"/>
                <w:shd w:val="clear" w:color="auto" w:fill="EFEFEF"/>
              </w:rPr>
              <w:t>&lt;/</w:t>
            </w:r>
            <w:proofErr w:type="spellStart"/>
            <w:r w:rsidRPr="00D01AC9">
              <w:rPr>
                <w:color w:val="000080"/>
                <w:shd w:val="clear" w:color="auto" w:fill="EFEFEF"/>
              </w:rPr>
              <w:t>artifactId</w:t>
            </w:r>
            <w:proofErr w:type="spellEnd"/>
            <w:r w:rsidRPr="00D01AC9">
              <w:rPr>
                <w:color w:val="000000"/>
                <w:shd w:val="clear" w:color="auto" w:fill="EFEFEF"/>
              </w:rPr>
              <w:t>&gt;</w:t>
            </w:r>
            <w:r w:rsidRPr="00D01AC9">
              <w:rPr>
                <w:color w:val="000000"/>
              </w:rPr>
              <w:br/>
              <w:t xml:space="preserve">                </w:t>
            </w:r>
            <w:r w:rsidRPr="00D01AC9">
              <w:rPr>
                <w:color w:val="000000"/>
                <w:shd w:val="clear" w:color="auto" w:fill="EFEFEF"/>
              </w:rPr>
              <w:t>&lt;</w:t>
            </w:r>
            <w:r w:rsidRPr="00D01AC9">
              <w:rPr>
                <w:color w:val="000080"/>
                <w:shd w:val="clear" w:color="auto" w:fill="EFEFEF"/>
              </w:rPr>
              <w:t>version</w:t>
            </w:r>
            <w:r w:rsidRPr="00D01AC9">
              <w:rPr>
                <w:color w:val="000000"/>
                <w:shd w:val="clear" w:color="auto" w:fill="EFEFEF"/>
              </w:rPr>
              <w:t>&gt;</w:t>
            </w:r>
            <w:r w:rsidRPr="00D01AC9">
              <w:rPr>
                <w:color w:val="000000"/>
              </w:rPr>
              <w:t>${batik-</w:t>
            </w:r>
            <w:proofErr w:type="spellStart"/>
            <w:r w:rsidRPr="00D01AC9">
              <w:rPr>
                <w:color w:val="000000"/>
              </w:rPr>
              <w:t>ext.version</w:t>
            </w:r>
            <w:proofErr w:type="spellEnd"/>
            <w:r w:rsidRPr="00D01AC9">
              <w:rPr>
                <w:color w:val="000000"/>
              </w:rPr>
              <w:t>}</w:t>
            </w:r>
            <w:r w:rsidRPr="00D01AC9">
              <w:rPr>
                <w:color w:val="000000"/>
                <w:shd w:val="clear" w:color="auto" w:fill="EFEFEF"/>
              </w:rPr>
              <w:t>&lt;/</w:t>
            </w:r>
            <w:r w:rsidRPr="00D01AC9">
              <w:rPr>
                <w:color w:val="000080"/>
                <w:shd w:val="clear" w:color="auto" w:fill="EFEFEF"/>
              </w:rPr>
              <w:t>version</w:t>
            </w:r>
            <w:r w:rsidRPr="00D01AC9">
              <w:rPr>
                <w:color w:val="000000"/>
                <w:shd w:val="clear" w:color="auto" w:fill="EFEFEF"/>
              </w:rPr>
              <w:t>&gt;</w:t>
            </w:r>
            <w:r w:rsidRPr="00D01AC9">
              <w:rPr>
                <w:color w:val="000000"/>
              </w:rPr>
              <w:br/>
              <w:t xml:space="preserve">            </w:t>
            </w:r>
            <w:r w:rsidRPr="00D01AC9">
              <w:rPr>
                <w:color w:val="000000"/>
                <w:shd w:val="clear" w:color="auto" w:fill="EFEFEF"/>
              </w:rPr>
              <w:t>&lt;/</w:t>
            </w:r>
            <w:r w:rsidRPr="00D01AC9">
              <w:rPr>
                <w:color w:val="000080"/>
                <w:shd w:val="clear" w:color="auto" w:fill="EFEFEF"/>
              </w:rPr>
              <w:t>dependency</w:t>
            </w:r>
            <w:r w:rsidRPr="00D01AC9">
              <w:rPr>
                <w:color w:val="000000"/>
                <w:shd w:val="clear" w:color="auto" w:fill="EFEFEF"/>
              </w:rPr>
              <w:t>&gt;</w:t>
            </w:r>
            <w:r w:rsidRPr="00D01AC9">
              <w:rPr>
                <w:color w:val="000000"/>
              </w:rPr>
              <w:br/>
            </w:r>
            <w:r w:rsidRPr="00D01AC9">
              <w:rPr>
                <w:color w:val="000000"/>
              </w:rPr>
              <w:br/>
              <w:t xml:space="preserve">            </w:t>
            </w:r>
            <w:r w:rsidRPr="00D01AC9">
              <w:rPr>
                <w:i/>
                <w:iCs/>
                <w:color w:val="808080"/>
              </w:rPr>
              <w:t>&lt;!-- https://mvnrepository.com/artifact/org.jsoup/jsoup --&gt;</w:t>
            </w:r>
            <w:r w:rsidRPr="00D01AC9">
              <w:rPr>
                <w:i/>
                <w:iCs/>
                <w:color w:val="808080"/>
              </w:rPr>
              <w:br/>
              <w:t xml:space="preserve">            </w:t>
            </w:r>
            <w:r w:rsidRPr="00D01AC9">
              <w:rPr>
                <w:color w:val="000000"/>
                <w:shd w:val="clear" w:color="auto" w:fill="EFEFEF"/>
              </w:rPr>
              <w:t>&lt;</w:t>
            </w:r>
            <w:r w:rsidRPr="00D01AC9">
              <w:rPr>
                <w:color w:val="000080"/>
                <w:shd w:val="clear" w:color="auto" w:fill="EFEFEF"/>
              </w:rPr>
              <w:t>dependency</w:t>
            </w:r>
            <w:r w:rsidRPr="00D01AC9">
              <w:rPr>
                <w:color w:val="000000"/>
                <w:shd w:val="clear" w:color="auto" w:fill="EFEFEF"/>
              </w:rPr>
              <w:t>&gt;</w:t>
            </w:r>
            <w:r w:rsidRPr="00D01AC9">
              <w:rPr>
                <w:color w:val="000000"/>
              </w:rPr>
              <w:br/>
              <w:t xml:space="preserve">                </w:t>
            </w:r>
            <w:r w:rsidRPr="00D01AC9">
              <w:rPr>
                <w:color w:val="000000"/>
                <w:shd w:val="clear" w:color="auto" w:fill="EFEFEF"/>
              </w:rPr>
              <w:t>&lt;</w:t>
            </w:r>
            <w:proofErr w:type="spellStart"/>
            <w:r w:rsidRPr="00D01AC9">
              <w:rPr>
                <w:color w:val="000080"/>
                <w:shd w:val="clear" w:color="auto" w:fill="EFEFEF"/>
              </w:rPr>
              <w:t>groupId</w:t>
            </w:r>
            <w:proofErr w:type="spellEnd"/>
            <w:r w:rsidRPr="00D01AC9">
              <w:rPr>
                <w:color w:val="000000"/>
                <w:shd w:val="clear" w:color="auto" w:fill="EFEFEF"/>
              </w:rPr>
              <w:t>&gt;</w:t>
            </w:r>
            <w:proofErr w:type="spellStart"/>
            <w:r w:rsidRPr="00D01AC9">
              <w:rPr>
                <w:color w:val="000000"/>
              </w:rPr>
              <w:t>org.jsoup</w:t>
            </w:r>
            <w:proofErr w:type="spellEnd"/>
            <w:r w:rsidRPr="00D01AC9">
              <w:rPr>
                <w:color w:val="000000"/>
                <w:shd w:val="clear" w:color="auto" w:fill="EFEFEF"/>
              </w:rPr>
              <w:t>&lt;/</w:t>
            </w:r>
            <w:proofErr w:type="spellStart"/>
            <w:r w:rsidRPr="00D01AC9">
              <w:rPr>
                <w:color w:val="000080"/>
                <w:shd w:val="clear" w:color="auto" w:fill="EFEFEF"/>
              </w:rPr>
              <w:t>groupId</w:t>
            </w:r>
            <w:proofErr w:type="spellEnd"/>
            <w:r w:rsidRPr="00D01AC9">
              <w:rPr>
                <w:color w:val="000000"/>
                <w:shd w:val="clear" w:color="auto" w:fill="EFEFEF"/>
              </w:rPr>
              <w:t>&gt;</w:t>
            </w:r>
            <w:r w:rsidRPr="00D01AC9">
              <w:rPr>
                <w:color w:val="000000"/>
              </w:rPr>
              <w:br/>
              <w:t xml:space="preserve">                </w:t>
            </w:r>
            <w:r w:rsidRPr="00D01AC9">
              <w:rPr>
                <w:color w:val="000000"/>
                <w:shd w:val="clear" w:color="auto" w:fill="EFEFEF"/>
              </w:rPr>
              <w:t>&lt;</w:t>
            </w:r>
            <w:proofErr w:type="spellStart"/>
            <w:r w:rsidRPr="00D01AC9">
              <w:rPr>
                <w:color w:val="000080"/>
                <w:shd w:val="clear" w:color="auto" w:fill="EFEFEF"/>
              </w:rPr>
              <w:t>artifactId</w:t>
            </w:r>
            <w:proofErr w:type="spellEnd"/>
            <w:r w:rsidRPr="00D01AC9">
              <w:rPr>
                <w:color w:val="000000"/>
                <w:shd w:val="clear" w:color="auto" w:fill="EFEFEF"/>
              </w:rPr>
              <w:t>&gt;</w:t>
            </w:r>
            <w:proofErr w:type="spellStart"/>
            <w:r w:rsidRPr="00D01AC9">
              <w:rPr>
                <w:color w:val="000000"/>
              </w:rPr>
              <w:t>jsoup</w:t>
            </w:r>
            <w:proofErr w:type="spellEnd"/>
            <w:r w:rsidRPr="00D01AC9">
              <w:rPr>
                <w:color w:val="000000"/>
                <w:shd w:val="clear" w:color="auto" w:fill="EFEFEF"/>
              </w:rPr>
              <w:t>&lt;/</w:t>
            </w:r>
            <w:proofErr w:type="spellStart"/>
            <w:r w:rsidRPr="00D01AC9">
              <w:rPr>
                <w:color w:val="000080"/>
                <w:shd w:val="clear" w:color="auto" w:fill="EFEFEF"/>
              </w:rPr>
              <w:t>artifactId</w:t>
            </w:r>
            <w:proofErr w:type="spellEnd"/>
            <w:r w:rsidRPr="00D01AC9">
              <w:rPr>
                <w:color w:val="000000"/>
                <w:shd w:val="clear" w:color="auto" w:fill="EFEFEF"/>
              </w:rPr>
              <w:t>&gt;</w:t>
            </w:r>
            <w:r w:rsidRPr="00D01AC9">
              <w:rPr>
                <w:color w:val="000000"/>
              </w:rPr>
              <w:br/>
              <w:t xml:space="preserve">                </w:t>
            </w:r>
            <w:r w:rsidRPr="00D01AC9">
              <w:rPr>
                <w:color w:val="000000"/>
                <w:shd w:val="clear" w:color="auto" w:fill="EFEFEF"/>
              </w:rPr>
              <w:t>&lt;</w:t>
            </w:r>
            <w:r w:rsidRPr="00D01AC9">
              <w:rPr>
                <w:color w:val="000080"/>
                <w:shd w:val="clear" w:color="auto" w:fill="EFEFEF"/>
              </w:rPr>
              <w:t>version</w:t>
            </w:r>
            <w:r w:rsidRPr="00D01AC9">
              <w:rPr>
                <w:color w:val="000000"/>
                <w:shd w:val="clear" w:color="auto" w:fill="EFEFEF"/>
              </w:rPr>
              <w:t>&gt;</w:t>
            </w:r>
            <w:r w:rsidRPr="00D01AC9">
              <w:rPr>
                <w:color w:val="000000"/>
              </w:rPr>
              <w:t>${</w:t>
            </w:r>
            <w:proofErr w:type="spellStart"/>
            <w:r w:rsidRPr="00D01AC9">
              <w:rPr>
                <w:color w:val="000000"/>
              </w:rPr>
              <w:t>jsoup.version</w:t>
            </w:r>
            <w:proofErr w:type="spellEnd"/>
            <w:r w:rsidRPr="00D01AC9">
              <w:rPr>
                <w:color w:val="000000"/>
              </w:rPr>
              <w:t>}</w:t>
            </w:r>
            <w:r w:rsidRPr="00D01AC9">
              <w:rPr>
                <w:color w:val="000000"/>
                <w:shd w:val="clear" w:color="auto" w:fill="EFEFEF"/>
              </w:rPr>
              <w:t>&lt;/</w:t>
            </w:r>
            <w:r w:rsidRPr="00D01AC9">
              <w:rPr>
                <w:color w:val="000080"/>
                <w:shd w:val="clear" w:color="auto" w:fill="EFEFEF"/>
              </w:rPr>
              <w:t>version</w:t>
            </w:r>
            <w:r w:rsidRPr="00D01AC9">
              <w:rPr>
                <w:color w:val="000000"/>
                <w:shd w:val="clear" w:color="auto" w:fill="EFEFEF"/>
              </w:rPr>
              <w:t>&gt;</w:t>
            </w:r>
            <w:r w:rsidRPr="00D01AC9">
              <w:rPr>
                <w:color w:val="000000"/>
              </w:rPr>
              <w:br/>
              <w:t xml:space="preserve">            </w:t>
            </w:r>
            <w:r w:rsidRPr="00D01AC9">
              <w:rPr>
                <w:color w:val="000000"/>
                <w:shd w:val="clear" w:color="auto" w:fill="EFEFEF"/>
              </w:rPr>
              <w:t>&lt;/</w:t>
            </w:r>
            <w:r w:rsidRPr="00D01AC9">
              <w:rPr>
                <w:color w:val="000080"/>
                <w:shd w:val="clear" w:color="auto" w:fill="EFEFEF"/>
              </w:rPr>
              <w:t>dependency</w:t>
            </w:r>
            <w:r w:rsidRPr="00D01AC9">
              <w:rPr>
                <w:color w:val="000000"/>
                <w:shd w:val="clear" w:color="auto" w:fill="EFEFEF"/>
              </w:rPr>
              <w:t>&gt;</w:t>
            </w:r>
            <w:r w:rsidRPr="00D01AC9">
              <w:rPr>
                <w:color w:val="000000"/>
              </w:rPr>
              <w:br/>
            </w:r>
            <w:r w:rsidRPr="00D01AC9">
              <w:rPr>
                <w:color w:val="000000"/>
              </w:rPr>
              <w:br/>
              <w:t xml:space="preserve">            </w:t>
            </w:r>
            <w:r w:rsidRPr="00D01AC9">
              <w:rPr>
                <w:i/>
                <w:iCs/>
                <w:color w:val="808080"/>
              </w:rPr>
              <w:t>&lt;!-- https://mvnrepository.com/artifact/org.apache.httpcomponents/httpclient --&gt;</w:t>
            </w:r>
            <w:r w:rsidRPr="00D01AC9">
              <w:rPr>
                <w:i/>
                <w:iCs/>
                <w:color w:val="808080"/>
              </w:rPr>
              <w:br/>
              <w:t xml:space="preserve">            </w:t>
            </w:r>
            <w:r w:rsidRPr="00D01AC9">
              <w:rPr>
                <w:color w:val="000000"/>
                <w:shd w:val="clear" w:color="auto" w:fill="EFEFEF"/>
              </w:rPr>
              <w:t>&lt;</w:t>
            </w:r>
            <w:r w:rsidRPr="00D01AC9">
              <w:rPr>
                <w:color w:val="000080"/>
                <w:shd w:val="clear" w:color="auto" w:fill="EFEFEF"/>
              </w:rPr>
              <w:t>dependency</w:t>
            </w:r>
            <w:r w:rsidRPr="00D01AC9">
              <w:rPr>
                <w:color w:val="000000"/>
                <w:shd w:val="clear" w:color="auto" w:fill="EFEFEF"/>
              </w:rPr>
              <w:t>&gt;</w:t>
            </w:r>
            <w:r w:rsidRPr="00D01AC9">
              <w:rPr>
                <w:color w:val="000000"/>
              </w:rPr>
              <w:br/>
              <w:t xml:space="preserve">                </w:t>
            </w:r>
            <w:r w:rsidRPr="00D01AC9">
              <w:rPr>
                <w:color w:val="000000"/>
                <w:shd w:val="clear" w:color="auto" w:fill="EFEFEF"/>
              </w:rPr>
              <w:t>&lt;</w:t>
            </w:r>
            <w:proofErr w:type="spellStart"/>
            <w:r w:rsidRPr="00D01AC9">
              <w:rPr>
                <w:color w:val="000080"/>
                <w:shd w:val="clear" w:color="auto" w:fill="EFEFEF"/>
              </w:rPr>
              <w:t>groupId</w:t>
            </w:r>
            <w:proofErr w:type="spellEnd"/>
            <w:r w:rsidRPr="00D01AC9">
              <w:rPr>
                <w:color w:val="000000"/>
                <w:shd w:val="clear" w:color="auto" w:fill="EFEFEF"/>
              </w:rPr>
              <w:t>&gt;</w:t>
            </w:r>
            <w:proofErr w:type="spellStart"/>
            <w:r w:rsidRPr="00D01AC9">
              <w:rPr>
                <w:color w:val="000000"/>
              </w:rPr>
              <w:t>org.apache.httpcomponents</w:t>
            </w:r>
            <w:proofErr w:type="spellEnd"/>
            <w:r w:rsidRPr="00D01AC9">
              <w:rPr>
                <w:color w:val="000000"/>
                <w:shd w:val="clear" w:color="auto" w:fill="EFEFEF"/>
              </w:rPr>
              <w:t>&lt;/</w:t>
            </w:r>
            <w:proofErr w:type="spellStart"/>
            <w:r w:rsidRPr="00D01AC9">
              <w:rPr>
                <w:color w:val="000080"/>
                <w:shd w:val="clear" w:color="auto" w:fill="EFEFEF"/>
              </w:rPr>
              <w:t>groupId</w:t>
            </w:r>
            <w:proofErr w:type="spellEnd"/>
            <w:r w:rsidRPr="00D01AC9">
              <w:rPr>
                <w:color w:val="000000"/>
                <w:shd w:val="clear" w:color="auto" w:fill="EFEFEF"/>
              </w:rPr>
              <w:t>&gt;</w:t>
            </w:r>
            <w:r w:rsidRPr="00D01AC9">
              <w:rPr>
                <w:color w:val="000000"/>
              </w:rPr>
              <w:br/>
              <w:t xml:space="preserve">                </w:t>
            </w:r>
            <w:r w:rsidRPr="00D01AC9">
              <w:rPr>
                <w:color w:val="000000"/>
                <w:shd w:val="clear" w:color="auto" w:fill="EFEFEF"/>
              </w:rPr>
              <w:t>&lt;</w:t>
            </w:r>
            <w:proofErr w:type="spellStart"/>
            <w:r w:rsidRPr="00D01AC9">
              <w:rPr>
                <w:color w:val="000080"/>
                <w:shd w:val="clear" w:color="auto" w:fill="EFEFEF"/>
              </w:rPr>
              <w:t>artifactId</w:t>
            </w:r>
            <w:proofErr w:type="spellEnd"/>
            <w:r w:rsidRPr="00D01AC9">
              <w:rPr>
                <w:color w:val="000000"/>
                <w:shd w:val="clear" w:color="auto" w:fill="EFEFEF"/>
              </w:rPr>
              <w:t>&gt;</w:t>
            </w:r>
            <w:proofErr w:type="spellStart"/>
            <w:r w:rsidRPr="00D01AC9">
              <w:rPr>
                <w:color w:val="000000"/>
              </w:rPr>
              <w:t>httpclient</w:t>
            </w:r>
            <w:proofErr w:type="spellEnd"/>
            <w:r w:rsidRPr="00D01AC9">
              <w:rPr>
                <w:color w:val="000000"/>
                <w:shd w:val="clear" w:color="auto" w:fill="EFEFEF"/>
              </w:rPr>
              <w:t>&lt;/</w:t>
            </w:r>
            <w:proofErr w:type="spellStart"/>
            <w:r w:rsidRPr="00D01AC9">
              <w:rPr>
                <w:color w:val="000080"/>
                <w:shd w:val="clear" w:color="auto" w:fill="EFEFEF"/>
              </w:rPr>
              <w:t>artifactId</w:t>
            </w:r>
            <w:proofErr w:type="spellEnd"/>
            <w:r w:rsidRPr="00D01AC9">
              <w:rPr>
                <w:color w:val="000000"/>
                <w:shd w:val="clear" w:color="auto" w:fill="EFEFEF"/>
              </w:rPr>
              <w:t>&gt;</w:t>
            </w:r>
            <w:r w:rsidRPr="00D01AC9">
              <w:rPr>
                <w:color w:val="000000"/>
              </w:rPr>
              <w:br/>
              <w:t xml:space="preserve">                </w:t>
            </w:r>
            <w:r w:rsidRPr="00D01AC9">
              <w:rPr>
                <w:color w:val="000000"/>
                <w:shd w:val="clear" w:color="auto" w:fill="EFEFEF"/>
              </w:rPr>
              <w:t>&lt;</w:t>
            </w:r>
            <w:r w:rsidRPr="00D01AC9">
              <w:rPr>
                <w:color w:val="000080"/>
                <w:shd w:val="clear" w:color="auto" w:fill="EFEFEF"/>
              </w:rPr>
              <w:t>version</w:t>
            </w:r>
            <w:r w:rsidRPr="00D01AC9">
              <w:rPr>
                <w:color w:val="000000"/>
                <w:shd w:val="clear" w:color="auto" w:fill="EFEFEF"/>
              </w:rPr>
              <w:t>&gt;</w:t>
            </w:r>
            <w:r w:rsidRPr="00D01AC9">
              <w:rPr>
                <w:color w:val="000000"/>
              </w:rPr>
              <w:t>${</w:t>
            </w:r>
            <w:proofErr w:type="spellStart"/>
            <w:r w:rsidRPr="00D01AC9">
              <w:rPr>
                <w:color w:val="000000"/>
              </w:rPr>
              <w:t>httpclient.version</w:t>
            </w:r>
            <w:proofErr w:type="spellEnd"/>
            <w:r w:rsidRPr="00D01AC9">
              <w:rPr>
                <w:color w:val="000000"/>
              </w:rPr>
              <w:t>}</w:t>
            </w:r>
            <w:r w:rsidRPr="00D01AC9">
              <w:rPr>
                <w:color w:val="000000"/>
                <w:shd w:val="clear" w:color="auto" w:fill="EFEFEF"/>
              </w:rPr>
              <w:t>&lt;/</w:t>
            </w:r>
            <w:r w:rsidRPr="00D01AC9">
              <w:rPr>
                <w:color w:val="000080"/>
                <w:shd w:val="clear" w:color="auto" w:fill="EFEFEF"/>
              </w:rPr>
              <w:t>version</w:t>
            </w:r>
            <w:r w:rsidRPr="00D01AC9">
              <w:rPr>
                <w:color w:val="000000"/>
                <w:shd w:val="clear" w:color="auto" w:fill="EFEFEF"/>
              </w:rPr>
              <w:t>&gt;</w:t>
            </w:r>
            <w:r w:rsidRPr="00D01AC9">
              <w:rPr>
                <w:color w:val="000000"/>
              </w:rPr>
              <w:br/>
              <w:t xml:space="preserve">            </w:t>
            </w:r>
            <w:r w:rsidRPr="00D01AC9">
              <w:rPr>
                <w:color w:val="000000"/>
                <w:shd w:val="clear" w:color="auto" w:fill="EFEFEF"/>
              </w:rPr>
              <w:t>&lt;/</w:t>
            </w:r>
            <w:r w:rsidRPr="00D01AC9">
              <w:rPr>
                <w:color w:val="000080"/>
                <w:shd w:val="clear" w:color="auto" w:fill="EFEFEF"/>
              </w:rPr>
              <w:t>dependency</w:t>
            </w:r>
            <w:r w:rsidRPr="00D01AC9">
              <w:rPr>
                <w:color w:val="000000"/>
                <w:shd w:val="clear" w:color="auto" w:fill="EFEFEF"/>
              </w:rPr>
              <w:t>&gt;</w:t>
            </w:r>
            <w:r w:rsidRPr="00D01AC9">
              <w:rPr>
                <w:color w:val="000000"/>
              </w:rPr>
              <w:br/>
            </w:r>
            <w:r w:rsidRPr="00D01AC9">
              <w:rPr>
                <w:color w:val="000000"/>
              </w:rPr>
              <w:br/>
              <w:t xml:space="preserve">            </w:t>
            </w:r>
            <w:r w:rsidRPr="00D01AC9">
              <w:rPr>
                <w:color w:val="000000"/>
                <w:shd w:val="clear" w:color="auto" w:fill="EFEFEF"/>
              </w:rPr>
              <w:t>&lt;</w:t>
            </w:r>
            <w:r w:rsidRPr="00D01AC9">
              <w:rPr>
                <w:color w:val="000080"/>
                <w:shd w:val="clear" w:color="auto" w:fill="EFEFEF"/>
              </w:rPr>
              <w:t>dependency</w:t>
            </w:r>
            <w:r w:rsidRPr="00D01AC9">
              <w:rPr>
                <w:color w:val="000000"/>
                <w:shd w:val="clear" w:color="auto" w:fill="EFEFEF"/>
              </w:rPr>
              <w:t>&gt;</w:t>
            </w:r>
            <w:r w:rsidRPr="00D01AC9">
              <w:rPr>
                <w:color w:val="000000"/>
              </w:rPr>
              <w:br/>
              <w:t xml:space="preserve">                </w:t>
            </w:r>
            <w:r w:rsidRPr="00D01AC9">
              <w:rPr>
                <w:color w:val="000000"/>
                <w:shd w:val="clear" w:color="auto" w:fill="EFEFEF"/>
              </w:rPr>
              <w:t>&lt;</w:t>
            </w:r>
            <w:proofErr w:type="spellStart"/>
            <w:r w:rsidRPr="00D01AC9">
              <w:rPr>
                <w:color w:val="000080"/>
                <w:shd w:val="clear" w:color="auto" w:fill="EFEFEF"/>
              </w:rPr>
              <w:t>groupId</w:t>
            </w:r>
            <w:proofErr w:type="spellEnd"/>
            <w:r w:rsidRPr="00D01AC9">
              <w:rPr>
                <w:color w:val="000000"/>
                <w:shd w:val="clear" w:color="auto" w:fill="EFEFEF"/>
              </w:rPr>
              <w:t>&gt;</w:t>
            </w:r>
            <w:proofErr w:type="spellStart"/>
            <w:r w:rsidRPr="00D01AC9">
              <w:rPr>
                <w:color w:val="000000"/>
              </w:rPr>
              <w:t>org.apache.commons</w:t>
            </w:r>
            <w:proofErr w:type="spellEnd"/>
            <w:r w:rsidRPr="00D01AC9">
              <w:rPr>
                <w:color w:val="000000"/>
                <w:shd w:val="clear" w:color="auto" w:fill="EFEFEF"/>
              </w:rPr>
              <w:t>&lt;/</w:t>
            </w:r>
            <w:proofErr w:type="spellStart"/>
            <w:r w:rsidRPr="00D01AC9">
              <w:rPr>
                <w:color w:val="000080"/>
                <w:shd w:val="clear" w:color="auto" w:fill="EFEFEF"/>
              </w:rPr>
              <w:t>groupId</w:t>
            </w:r>
            <w:proofErr w:type="spellEnd"/>
            <w:r w:rsidRPr="00D01AC9">
              <w:rPr>
                <w:color w:val="000000"/>
                <w:shd w:val="clear" w:color="auto" w:fill="EFEFEF"/>
              </w:rPr>
              <w:t>&gt;</w:t>
            </w:r>
            <w:r w:rsidRPr="00D01AC9">
              <w:rPr>
                <w:color w:val="000000"/>
              </w:rPr>
              <w:br/>
              <w:t xml:space="preserve">                </w:t>
            </w:r>
            <w:r w:rsidRPr="00D01AC9">
              <w:rPr>
                <w:color w:val="000000"/>
                <w:shd w:val="clear" w:color="auto" w:fill="EFEFEF"/>
              </w:rPr>
              <w:t>&lt;</w:t>
            </w:r>
            <w:proofErr w:type="spellStart"/>
            <w:r w:rsidRPr="00D01AC9">
              <w:rPr>
                <w:color w:val="000080"/>
                <w:shd w:val="clear" w:color="auto" w:fill="EFEFEF"/>
              </w:rPr>
              <w:t>artifactId</w:t>
            </w:r>
            <w:proofErr w:type="spellEnd"/>
            <w:r w:rsidRPr="00D01AC9">
              <w:rPr>
                <w:color w:val="000000"/>
                <w:shd w:val="clear" w:color="auto" w:fill="EFEFEF"/>
              </w:rPr>
              <w:t>&gt;</w:t>
            </w:r>
            <w:r w:rsidRPr="00D01AC9">
              <w:rPr>
                <w:color w:val="000000"/>
              </w:rPr>
              <w:t>commons-lang3</w:t>
            </w:r>
            <w:r w:rsidRPr="00D01AC9">
              <w:rPr>
                <w:color w:val="000000"/>
                <w:shd w:val="clear" w:color="auto" w:fill="EFEFEF"/>
              </w:rPr>
              <w:t>&lt;/</w:t>
            </w:r>
            <w:proofErr w:type="spellStart"/>
            <w:r w:rsidRPr="00D01AC9">
              <w:rPr>
                <w:color w:val="000080"/>
                <w:shd w:val="clear" w:color="auto" w:fill="EFEFEF"/>
              </w:rPr>
              <w:t>artifactId</w:t>
            </w:r>
            <w:proofErr w:type="spellEnd"/>
            <w:r w:rsidRPr="00D01AC9">
              <w:rPr>
                <w:color w:val="000000"/>
                <w:shd w:val="clear" w:color="auto" w:fill="EFEFEF"/>
              </w:rPr>
              <w:t>&gt;</w:t>
            </w:r>
            <w:r w:rsidRPr="00D01AC9">
              <w:rPr>
                <w:color w:val="000000"/>
              </w:rPr>
              <w:br/>
              <w:t xml:space="preserve">                </w:t>
            </w:r>
            <w:r w:rsidRPr="00D01AC9">
              <w:rPr>
                <w:color w:val="000000"/>
                <w:shd w:val="clear" w:color="auto" w:fill="EFEFEF"/>
              </w:rPr>
              <w:t>&lt;</w:t>
            </w:r>
            <w:r w:rsidRPr="00D01AC9">
              <w:rPr>
                <w:color w:val="000080"/>
                <w:shd w:val="clear" w:color="auto" w:fill="EFEFEF"/>
              </w:rPr>
              <w:t>version</w:t>
            </w:r>
            <w:r w:rsidRPr="00D01AC9">
              <w:rPr>
                <w:color w:val="000000"/>
                <w:shd w:val="clear" w:color="auto" w:fill="EFEFEF"/>
              </w:rPr>
              <w:t>&gt;</w:t>
            </w:r>
            <w:r w:rsidRPr="00D01AC9">
              <w:rPr>
                <w:color w:val="000000"/>
              </w:rPr>
              <w:t>${commons-lang3.version}</w:t>
            </w:r>
            <w:r w:rsidRPr="00D01AC9">
              <w:rPr>
                <w:color w:val="000000"/>
                <w:shd w:val="clear" w:color="auto" w:fill="EFEFEF"/>
              </w:rPr>
              <w:t>&lt;/</w:t>
            </w:r>
            <w:r w:rsidRPr="00D01AC9">
              <w:rPr>
                <w:color w:val="000080"/>
                <w:shd w:val="clear" w:color="auto" w:fill="EFEFEF"/>
              </w:rPr>
              <w:t>version</w:t>
            </w:r>
            <w:r w:rsidRPr="00D01AC9">
              <w:rPr>
                <w:color w:val="000000"/>
                <w:shd w:val="clear" w:color="auto" w:fill="EFEFEF"/>
              </w:rPr>
              <w:t>&gt;</w:t>
            </w:r>
            <w:r w:rsidRPr="00D01AC9">
              <w:rPr>
                <w:color w:val="000000"/>
              </w:rPr>
              <w:br/>
              <w:t xml:space="preserve">            </w:t>
            </w:r>
            <w:r w:rsidRPr="00D01AC9">
              <w:rPr>
                <w:color w:val="000000"/>
                <w:shd w:val="clear" w:color="auto" w:fill="EFEFEF"/>
              </w:rPr>
              <w:t>&lt;/</w:t>
            </w:r>
            <w:r w:rsidRPr="00D01AC9">
              <w:rPr>
                <w:color w:val="000080"/>
                <w:shd w:val="clear" w:color="auto" w:fill="EFEFEF"/>
              </w:rPr>
              <w:t>dependency</w:t>
            </w:r>
            <w:r w:rsidRPr="00D01AC9">
              <w:rPr>
                <w:color w:val="000000"/>
                <w:shd w:val="clear" w:color="auto" w:fill="EFEFEF"/>
              </w:rPr>
              <w:t>&gt;</w:t>
            </w:r>
            <w:r w:rsidRPr="00D01AC9">
              <w:rPr>
                <w:color w:val="000000"/>
              </w:rPr>
              <w:br/>
            </w:r>
            <w:r w:rsidRPr="00D01AC9">
              <w:rPr>
                <w:color w:val="000000"/>
              </w:rPr>
              <w:br/>
            </w:r>
            <w:r w:rsidRPr="00D01AC9">
              <w:rPr>
                <w:color w:val="000000"/>
              </w:rPr>
              <w:br/>
              <w:t xml:space="preserve">            </w:t>
            </w:r>
            <w:r w:rsidRPr="00D01AC9">
              <w:rPr>
                <w:color w:val="000000"/>
                <w:shd w:val="clear" w:color="auto" w:fill="EFEFEF"/>
              </w:rPr>
              <w:t>&lt;</w:t>
            </w:r>
            <w:r w:rsidRPr="00D01AC9">
              <w:rPr>
                <w:color w:val="000080"/>
                <w:shd w:val="clear" w:color="auto" w:fill="EFEFEF"/>
              </w:rPr>
              <w:t>dependency</w:t>
            </w:r>
            <w:r w:rsidRPr="00D01AC9">
              <w:rPr>
                <w:color w:val="000000"/>
                <w:shd w:val="clear" w:color="auto" w:fill="EFEFEF"/>
              </w:rPr>
              <w:t>&gt;</w:t>
            </w:r>
            <w:r w:rsidRPr="00D01AC9">
              <w:rPr>
                <w:color w:val="000000"/>
              </w:rPr>
              <w:br/>
              <w:t xml:space="preserve">                </w:t>
            </w:r>
            <w:r w:rsidRPr="00D01AC9">
              <w:rPr>
                <w:color w:val="000000"/>
                <w:shd w:val="clear" w:color="auto" w:fill="EFEFEF"/>
              </w:rPr>
              <w:t>&lt;</w:t>
            </w:r>
            <w:proofErr w:type="spellStart"/>
            <w:r w:rsidRPr="00D01AC9">
              <w:rPr>
                <w:color w:val="000080"/>
                <w:shd w:val="clear" w:color="auto" w:fill="EFEFEF"/>
              </w:rPr>
              <w:t>groupId</w:t>
            </w:r>
            <w:proofErr w:type="spellEnd"/>
            <w:r w:rsidRPr="00D01AC9">
              <w:rPr>
                <w:color w:val="000000"/>
                <w:shd w:val="clear" w:color="auto" w:fill="EFEFEF"/>
              </w:rPr>
              <w:t>&gt;</w:t>
            </w:r>
            <w:proofErr w:type="spellStart"/>
            <w:r w:rsidRPr="00D01AC9">
              <w:rPr>
                <w:color w:val="000000"/>
              </w:rPr>
              <w:t>tk.mybatis</w:t>
            </w:r>
            <w:proofErr w:type="spellEnd"/>
            <w:r w:rsidRPr="00D01AC9">
              <w:rPr>
                <w:color w:val="000000"/>
                <w:shd w:val="clear" w:color="auto" w:fill="EFEFEF"/>
              </w:rPr>
              <w:t>&lt;/</w:t>
            </w:r>
            <w:proofErr w:type="spellStart"/>
            <w:r w:rsidRPr="00D01AC9">
              <w:rPr>
                <w:color w:val="000080"/>
                <w:shd w:val="clear" w:color="auto" w:fill="EFEFEF"/>
              </w:rPr>
              <w:t>groupId</w:t>
            </w:r>
            <w:proofErr w:type="spellEnd"/>
            <w:r w:rsidRPr="00D01AC9">
              <w:rPr>
                <w:color w:val="000000"/>
                <w:shd w:val="clear" w:color="auto" w:fill="EFEFEF"/>
              </w:rPr>
              <w:t>&gt;</w:t>
            </w:r>
            <w:r w:rsidRPr="00D01AC9">
              <w:rPr>
                <w:color w:val="000000"/>
              </w:rPr>
              <w:br/>
              <w:t xml:space="preserve">                </w:t>
            </w:r>
            <w:r w:rsidRPr="00D01AC9">
              <w:rPr>
                <w:color w:val="000000"/>
                <w:shd w:val="clear" w:color="auto" w:fill="EFEFEF"/>
              </w:rPr>
              <w:t>&lt;</w:t>
            </w:r>
            <w:proofErr w:type="spellStart"/>
            <w:r w:rsidRPr="00D01AC9">
              <w:rPr>
                <w:color w:val="000080"/>
                <w:shd w:val="clear" w:color="auto" w:fill="EFEFEF"/>
              </w:rPr>
              <w:t>artifactId</w:t>
            </w:r>
            <w:proofErr w:type="spellEnd"/>
            <w:r w:rsidRPr="00D01AC9">
              <w:rPr>
                <w:color w:val="000000"/>
                <w:shd w:val="clear" w:color="auto" w:fill="EFEFEF"/>
              </w:rPr>
              <w:t>&gt;</w:t>
            </w:r>
            <w:r w:rsidRPr="00D01AC9">
              <w:rPr>
                <w:color w:val="000000"/>
              </w:rPr>
              <w:t>mapper-spring-boot-starter</w:t>
            </w:r>
            <w:r w:rsidRPr="00D01AC9">
              <w:rPr>
                <w:color w:val="000000"/>
                <w:shd w:val="clear" w:color="auto" w:fill="EFEFEF"/>
              </w:rPr>
              <w:t>&lt;/</w:t>
            </w:r>
            <w:proofErr w:type="spellStart"/>
            <w:r w:rsidRPr="00D01AC9">
              <w:rPr>
                <w:color w:val="000080"/>
                <w:shd w:val="clear" w:color="auto" w:fill="EFEFEF"/>
              </w:rPr>
              <w:t>artifactId</w:t>
            </w:r>
            <w:proofErr w:type="spellEnd"/>
            <w:r w:rsidRPr="00D01AC9">
              <w:rPr>
                <w:color w:val="000000"/>
                <w:shd w:val="clear" w:color="auto" w:fill="EFEFEF"/>
              </w:rPr>
              <w:t>&gt;</w:t>
            </w:r>
            <w:r w:rsidRPr="00D01AC9">
              <w:rPr>
                <w:color w:val="000000"/>
              </w:rPr>
              <w:br/>
              <w:t xml:space="preserve">                </w:t>
            </w:r>
            <w:r w:rsidRPr="00D01AC9">
              <w:rPr>
                <w:color w:val="000000"/>
                <w:shd w:val="clear" w:color="auto" w:fill="EFEFEF"/>
              </w:rPr>
              <w:t>&lt;</w:t>
            </w:r>
            <w:r w:rsidRPr="00D01AC9">
              <w:rPr>
                <w:color w:val="000080"/>
                <w:shd w:val="clear" w:color="auto" w:fill="EFEFEF"/>
              </w:rPr>
              <w:t>version</w:t>
            </w:r>
            <w:r w:rsidRPr="00D01AC9">
              <w:rPr>
                <w:color w:val="000000"/>
                <w:shd w:val="clear" w:color="auto" w:fill="EFEFEF"/>
              </w:rPr>
              <w:t>&gt;</w:t>
            </w:r>
            <w:r w:rsidRPr="00D01AC9">
              <w:rPr>
                <w:color w:val="000000"/>
              </w:rPr>
              <w:t>${mapper-</w:t>
            </w:r>
            <w:proofErr w:type="spellStart"/>
            <w:r w:rsidRPr="00D01AC9">
              <w:rPr>
                <w:color w:val="000000"/>
              </w:rPr>
              <w:t>starter.version</w:t>
            </w:r>
            <w:proofErr w:type="spellEnd"/>
            <w:r w:rsidRPr="00D01AC9">
              <w:rPr>
                <w:color w:val="000000"/>
              </w:rPr>
              <w:t>}</w:t>
            </w:r>
            <w:r w:rsidRPr="00D01AC9">
              <w:rPr>
                <w:color w:val="000000"/>
                <w:shd w:val="clear" w:color="auto" w:fill="EFEFEF"/>
              </w:rPr>
              <w:t>&lt;/</w:t>
            </w:r>
            <w:r w:rsidRPr="00D01AC9">
              <w:rPr>
                <w:color w:val="000080"/>
                <w:shd w:val="clear" w:color="auto" w:fill="EFEFEF"/>
              </w:rPr>
              <w:t>version</w:t>
            </w:r>
            <w:r w:rsidRPr="00D01AC9">
              <w:rPr>
                <w:color w:val="000000"/>
                <w:shd w:val="clear" w:color="auto" w:fill="EFEFEF"/>
              </w:rPr>
              <w:t>&gt;</w:t>
            </w:r>
            <w:r w:rsidRPr="00D01AC9">
              <w:rPr>
                <w:color w:val="000000"/>
              </w:rPr>
              <w:br/>
            </w:r>
            <w:r w:rsidRPr="00D01AC9">
              <w:rPr>
                <w:color w:val="000000"/>
              </w:rPr>
              <w:lastRenderedPageBreak/>
              <w:t xml:space="preserve">            </w:t>
            </w:r>
            <w:r w:rsidRPr="00D01AC9">
              <w:rPr>
                <w:color w:val="000000"/>
                <w:shd w:val="clear" w:color="auto" w:fill="EFEFEF"/>
              </w:rPr>
              <w:t>&lt;/</w:t>
            </w:r>
            <w:r w:rsidRPr="00D01AC9">
              <w:rPr>
                <w:color w:val="000080"/>
                <w:shd w:val="clear" w:color="auto" w:fill="EFEFEF"/>
              </w:rPr>
              <w:t>dependency</w:t>
            </w:r>
            <w:r w:rsidRPr="00D01AC9">
              <w:rPr>
                <w:color w:val="000000"/>
                <w:shd w:val="clear" w:color="auto" w:fill="EFEFEF"/>
              </w:rPr>
              <w:t>&gt;</w:t>
            </w:r>
            <w:r w:rsidRPr="00D01AC9">
              <w:rPr>
                <w:color w:val="000000"/>
              </w:rPr>
              <w:br/>
            </w:r>
            <w:r w:rsidRPr="00D01AC9">
              <w:rPr>
                <w:color w:val="000000"/>
              </w:rPr>
              <w:br/>
              <w:t xml:space="preserve">            </w:t>
            </w:r>
            <w:r w:rsidRPr="00D01AC9">
              <w:rPr>
                <w:color w:val="000000"/>
                <w:shd w:val="clear" w:color="auto" w:fill="EFEFEF"/>
              </w:rPr>
              <w:t>&lt;</w:t>
            </w:r>
            <w:r w:rsidRPr="00D01AC9">
              <w:rPr>
                <w:color w:val="000080"/>
                <w:shd w:val="clear" w:color="auto" w:fill="EFEFEF"/>
              </w:rPr>
              <w:t>dependency</w:t>
            </w:r>
            <w:r w:rsidRPr="00D01AC9">
              <w:rPr>
                <w:color w:val="000000"/>
                <w:shd w:val="clear" w:color="auto" w:fill="EFEFEF"/>
              </w:rPr>
              <w:t>&gt;</w:t>
            </w:r>
            <w:r w:rsidRPr="00D01AC9">
              <w:rPr>
                <w:color w:val="000000"/>
              </w:rPr>
              <w:br/>
              <w:t xml:space="preserve">                </w:t>
            </w:r>
            <w:r w:rsidRPr="00D01AC9">
              <w:rPr>
                <w:color w:val="000000"/>
                <w:shd w:val="clear" w:color="auto" w:fill="EFEFEF"/>
              </w:rPr>
              <w:t>&lt;</w:t>
            </w:r>
            <w:proofErr w:type="spellStart"/>
            <w:r w:rsidRPr="00D01AC9">
              <w:rPr>
                <w:color w:val="000080"/>
                <w:shd w:val="clear" w:color="auto" w:fill="EFEFEF"/>
              </w:rPr>
              <w:t>groupId</w:t>
            </w:r>
            <w:proofErr w:type="spellEnd"/>
            <w:r w:rsidRPr="00D01AC9">
              <w:rPr>
                <w:color w:val="000000"/>
                <w:shd w:val="clear" w:color="auto" w:fill="EFEFEF"/>
              </w:rPr>
              <w:t>&gt;</w:t>
            </w:r>
            <w:proofErr w:type="spellStart"/>
            <w:r w:rsidRPr="00D01AC9">
              <w:rPr>
                <w:color w:val="000000"/>
              </w:rPr>
              <w:t>redis.clients</w:t>
            </w:r>
            <w:proofErr w:type="spellEnd"/>
            <w:r w:rsidRPr="00D01AC9">
              <w:rPr>
                <w:color w:val="000000"/>
                <w:shd w:val="clear" w:color="auto" w:fill="EFEFEF"/>
              </w:rPr>
              <w:t>&lt;/</w:t>
            </w:r>
            <w:proofErr w:type="spellStart"/>
            <w:r w:rsidRPr="00D01AC9">
              <w:rPr>
                <w:color w:val="000080"/>
                <w:shd w:val="clear" w:color="auto" w:fill="EFEFEF"/>
              </w:rPr>
              <w:t>groupId</w:t>
            </w:r>
            <w:proofErr w:type="spellEnd"/>
            <w:r w:rsidRPr="00D01AC9">
              <w:rPr>
                <w:color w:val="000000"/>
                <w:shd w:val="clear" w:color="auto" w:fill="EFEFEF"/>
              </w:rPr>
              <w:t>&gt;</w:t>
            </w:r>
            <w:r w:rsidRPr="00D01AC9">
              <w:rPr>
                <w:color w:val="000000"/>
              </w:rPr>
              <w:br/>
              <w:t xml:space="preserve">                </w:t>
            </w:r>
            <w:r w:rsidRPr="00D01AC9">
              <w:rPr>
                <w:color w:val="000000"/>
                <w:shd w:val="clear" w:color="auto" w:fill="EFEFEF"/>
              </w:rPr>
              <w:t>&lt;</w:t>
            </w:r>
            <w:proofErr w:type="spellStart"/>
            <w:r w:rsidRPr="00D01AC9">
              <w:rPr>
                <w:color w:val="000080"/>
                <w:shd w:val="clear" w:color="auto" w:fill="EFEFEF"/>
              </w:rPr>
              <w:t>artifactId</w:t>
            </w:r>
            <w:proofErr w:type="spellEnd"/>
            <w:r w:rsidRPr="00D01AC9">
              <w:rPr>
                <w:color w:val="000000"/>
                <w:shd w:val="clear" w:color="auto" w:fill="EFEFEF"/>
              </w:rPr>
              <w:t>&gt;</w:t>
            </w:r>
            <w:proofErr w:type="spellStart"/>
            <w:r w:rsidRPr="00D01AC9">
              <w:rPr>
                <w:color w:val="000000"/>
              </w:rPr>
              <w:t>jedis</w:t>
            </w:r>
            <w:proofErr w:type="spellEnd"/>
            <w:r w:rsidRPr="00D01AC9">
              <w:rPr>
                <w:color w:val="000000"/>
                <w:shd w:val="clear" w:color="auto" w:fill="EFEFEF"/>
              </w:rPr>
              <w:t>&lt;/</w:t>
            </w:r>
            <w:proofErr w:type="spellStart"/>
            <w:r w:rsidRPr="00D01AC9">
              <w:rPr>
                <w:color w:val="000080"/>
                <w:shd w:val="clear" w:color="auto" w:fill="EFEFEF"/>
              </w:rPr>
              <w:t>artifactId</w:t>
            </w:r>
            <w:proofErr w:type="spellEnd"/>
            <w:r w:rsidRPr="00D01AC9">
              <w:rPr>
                <w:color w:val="000000"/>
                <w:shd w:val="clear" w:color="auto" w:fill="EFEFEF"/>
              </w:rPr>
              <w:t>&gt;</w:t>
            </w:r>
            <w:r w:rsidRPr="00D01AC9">
              <w:rPr>
                <w:color w:val="000000"/>
              </w:rPr>
              <w:br/>
              <w:t xml:space="preserve">                </w:t>
            </w:r>
            <w:r w:rsidRPr="00D01AC9">
              <w:rPr>
                <w:color w:val="000000"/>
                <w:shd w:val="clear" w:color="auto" w:fill="EFEFEF"/>
              </w:rPr>
              <w:t>&lt;</w:t>
            </w:r>
            <w:r w:rsidRPr="00D01AC9">
              <w:rPr>
                <w:color w:val="000080"/>
                <w:shd w:val="clear" w:color="auto" w:fill="EFEFEF"/>
              </w:rPr>
              <w:t>version</w:t>
            </w:r>
            <w:r w:rsidRPr="00D01AC9">
              <w:rPr>
                <w:color w:val="000000"/>
                <w:shd w:val="clear" w:color="auto" w:fill="EFEFEF"/>
              </w:rPr>
              <w:t>&gt;</w:t>
            </w:r>
            <w:r w:rsidRPr="00D01AC9">
              <w:rPr>
                <w:color w:val="000000"/>
              </w:rPr>
              <w:t>${</w:t>
            </w:r>
            <w:proofErr w:type="spellStart"/>
            <w:r w:rsidRPr="00D01AC9">
              <w:rPr>
                <w:color w:val="000000"/>
              </w:rPr>
              <w:t>jedis.version</w:t>
            </w:r>
            <w:proofErr w:type="spellEnd"/>
            <w:r w:rsidRPr="00D01AC9">
              <w:rPr>
                <w:color w:val="000000"/>
              </w:rPr>
              <w:t>}</w:t>
            </w:r>
            <w:r w:rsidRPr="00D01AC9">
              <w:rPr>
                <w:color w:val="000000"/>
                <w:shd w:val="clear" w:color="auto" w:fill="EFEFEF"/>
              </w:rPr>
              <w:t>&lt;/</w:t>
            </w:r>
            <w:r w:rsidRPr="00D01AC9">
              <w:rPr>
                <w:color w:val="000080"/>
                <w:shd w:val="clear" w:color="auto" w:fill="EFEFEF"/>
              </w:rPr>
              <w:t>version</w:t>
            </w:r>
            <w:r w:rsidRPr="00D01AC9">
              <w:rPr>
                <w:color w:val="000000"/>
                <w:shd w:val="clear" w:color="auto" w:fill="EFEFEF"/>
              </w:rPr>
              <w:t>&gt;</w:t>
            </w:r>
            <w:r w:rsidRPr="00D01AC9">
              <w:rPr>
                <w:color w:val="000000"/>
              </w:rPr>
              <w:br/>
              <w:t xml:space="preserve">            </w:t>
            </w:r>
            <w:r w:rsidRPr="00D01AC9">
              <w:rPr>
                <w:color w:val="000000"/>
                <w:shd w:val="clear" w:color="auto" w:fill="EFEFEF"/>
              </w:rPr>
              <w:t>&lt;/</w:t>
            </w:r>
            <w:r w:rsidRPr="00D01AC9">
              <w:rPr>
                <w:color w:val="000080"/>
                <w:shd w:val="clear" w:color="auto" w:fill="EFEFEF"/>
              </w:rPr>
              <w:t>dependency</w:t>
            </w:r>
            <w:r w:rsidRPr="00D01AC9">
              <w:rPr>
                <w:color w:val="000000"/>
                <w:shd w:val="clear" w:color="auto" w:fill="EFEFEF"/>
              </w:rPr>
              <w:t>&gt;</w:t>
            </w:r>
            <w:r w:rsidRPr="00D01AC9">
              <w:rPr>
                <w:color w:val="000000"/>
              </w:rPr>
              <w:br/>
            </w:r>
            <w:r w:rsidRPr="00D01AC9">
              <w:rPr>
                <w:color w:val="000000"/>
              </w:rPr>
              <w:br/>
              <w:t xml:space="preserve">            </w:t>
            </w:r>
            <w:r w:rsidRPr="00D01AC9">
              <w:rPr>
                <w:i/>
                <w:iCs/>
                <w:color w:val="808080"/>
              </w:rPr>
              <w:t>&lt;!-- https://mvnrepository.com/artifact/io.searchbox/jest --&gt;</w:t>
            </w:r>
            <w:r w:rsidRPr="00D01AC9">
              <w:rPr>
                <w:i/>
                <w:iCs/>
                <w:color w:val="808080"/>
              </w:rPr>
              <w:br/>
              <w:t xml:space="preserve">            </w:t>
            </w:r>
            <w:r w:rsidRPr="00D01AC9">
              <w:rPr>
                <w:color w:val="000000"/>
                <w:shd w:val="clear" w:color="auto" w:fill="EFEFEF"/>
              </w:rPr>
              <w:t>&lt;</w:t>
            </w:r>
            <w:r w:rsidRPr="00D01AC9">
              <w:rPr>
                <w:color w:val="000080"/>
                <w:shd w:val="clear" w:color="auto" w:fill="EFEFEF"/>
              </w:rPr>
              <w:t>dependency</w:t>
            </w:r>
            <w:r w:rsidRPr="00D01AC9">
              <w:rPr>
                <w:color w:val="000000"/>
                <w:shd w:val="clear" w:color="auto" w:fill="EFEFEF"/>
              </w:rPr>
              <w:t>&gt;</w:t>
            </w:r>
            <w:r w:rsidRPr="00D01AC9">
              <w:rPr>
                <w:color w:val="000000"/>
              </w:rPr>
              <w:br/>
              <w:t xml:space="preserve">                </w:t>
            </w:r>
            <w:r w:rsidRPr="00D01AC9">
              <w:rPr>
                <w:color w:val="000000"/>
                <w:shd w:val="clear" w:color="auto" w:fill="EFEFEF"/>
              </w:rPr>
              <w:t>&lt;</w:t>
            </w:r>
            <w:proofErr w:type="spellStart"/>
            <w:r w:rsidRPr="00D01AC9">
              <w:rPr>
                <w:color w:val="000080"/>
                <w:shd w:val="clear" w:color="auto" w:fill="EFEFEF"/>
              </w:rPr>
              <w:t>groupId</w:t>
            </w:r>
            <w:proofErr w:type="spellEnd"/>
            <w:r w:rsidRPr="00D01AC9">
              <w:rPr>
                <w:color w:val="000000"/>
                <w:shd w:val="clear" w:color="auto" w:fill="EFEFEF"/>
              </w:rPr>
              <w:t>&gt;</w:t>
            </w:r>
            <w:proofErr w:type="spellStart"/>
            <w:r w:rsidRPr="00D01AC9">
              <w:rPr>
                <w:color w:val="000000"/>
              </w:rPr>
              <w:t>io.searchbox</w:t>
            </w:r>
            <w:proofErr w:type="spellEnd"/>
            <w:r w:rsidRPr="00D01AC9">
              <w:rPr>
                <w:color w:val="000000"/>
                <w:shd w:val="clear" w:color="auto" w:fill="EFEFEF"/>
              </w:rPr>
              <w:t>&lt;/</w:t>
            </w:r>
            <w:proofErr w:type="spellStart"/>
            <w:r w:rsidRPr="00D01AC9">
              <w:rPr>
                <w:color w:val="000080"/>
                <w:shd w:val="clear" w:color="auto" w:fill="EFEFEF"/>
              </w:rPr>
              <w:t>groupId</w:t>
            </w:r>
            <w:proofErr w:type="spellEnd"/>
            <w:r w:rsidRPr="00D01AC9">
              <w:rPr>
                <w:color w:val="000000"/>
                <w:shd w:val="clear" w:color="auto" w:fill="EFEFEF"/>
              </w:rPr>
              <w:t>&gt;</w:t>
            </w:r>
            <w:r w:rsidRPr="00D01AC9">
              <w:rPr>
                <w:color w:val="000000"/>
              </w:rPr>
              <w:br/>
              <w:t xml:space="preserve">                </w:t>
            </w:r>
            <w:r w:rsidRPr="00D01AC9">
              <w:rPr>
                <w:color w:val="000000"/>
                <w:shd w:val="clear" w:color="auto" w:fill="EFEFEF"/>
              </w:rPr>
              <w:t>&lt;</w:t>
            </w:r>
            <w:proofErr w:type="spellStart"/>
            <w:r w:rsidRPr="00D01AC9">
              <w:rPr>
                <w:color w:val="000080"/>
                <w:shd w:val="clear" w:color="auto" w:fill="EFEFEF"/>
              </w:rPr>
              <w:t>artifactId</w:t>
            </w:r>
            <w:proofErr w:type="spellEnd"/>
            <w:r w:rsidRPr="00D01AC9">
              <w:rPr>
                <w:color w:val="000000"/>
                <w:shd w:val="clear" w:color="auto" w:fill="EFEFEF"/>
              </w:rPr>
              <w:t>&gt;</w:t>
            </w:r>
            <w:r w:rsidRPr="00D01AC9">
              <w:rPr>
                <w:color w:val="000000"/>
              </w:rPr>
              <w:t>jest</w:t>
            </w:r>
            <w:r w:rsidRPr="00D01AC9">
              <w:rPr>
                <w:color w:val="000000"/>
                <w:shd w:val="clear" w:color="auto" w:fill="EFEFEF"/>
              </w:rPr>
              <w:t>&lt;/</w:t>
            </w:r>
            <w:proofErr w:type="spellStart"/>
            <w:r w:rsidRPr="00D01AC9">
              <w:rPr>
                <w:color w:val="000080"/>
                <w:shd w:val="clear" w:color="auto" w:fill="EFEFEF"/>
              </w:rPr>
              <w:t>artifactId</w:t>
            </w:r>
            <w:proofErr w:type="spellEnd"/>
            <w:r w:rsidRPr="00D01AC9">
              <w:rPr>
                <w:color w:val="000000"/>
                <w:shd w:val="clear" w:color="auto" w:fill="EFEFEF"/>
              </w:rPr>
              <w:t>&gt;</w:t>
            </w:r>
            <w:r w:rsidRPr="00D01AC9">
              <w:rPr>
                <w:color w:val="000000"/>
              </w:rPr>
              <w:br/>
              <w:t xml:space="preserve">                </w:t>
            </w:r>
            <w:r w:rsidRPr="00D01AC9">
              <w:rPr>
                <w:color w:val="000000"/>
                <w:shd w:val="clear" w:color="auto" w:fill="EFEFEF"/>
              </w:rPr>
              <w:t>&lt;</w:t>
            </w:r>
            <w:r w:rsidRPr="00D01AC9">
              <w:rPr>
                <w:color w:val="000080"/>
                <w:shd w:val="clear" w:color="auto" w:fill="EFEFEF"/>
              </w:rPr>
              <w:t>version</w:t>
            </w:r>
            <w:r w:rsidRPr="00D01AC9">
              <w:rPr>
                <w:color w:val="000000"/>
                <w:shd w:val="clear" w:color="auto" w:fill="EFEFEF"/>
              </w:rPr>
              <w:t>&gt;</w:t>
            </w:r>
            <w:r w:rsidRPr="00D01AC9">
              <w:rPr>
                <w:color w:val="000000"/>
              </w:rPr>
              <w:t>${</w:t>
            </w:r>
            <w:proofErr w:type="spellStart"/>
            <w:r w:rsidRPr="00D01AC9">
              <w:rPr>
                <w:color w:val="000000"/>
              </w:rPr>
              <w:t>jest.version</w:t>
            </w:r>
            <w:proofErr w:type="spellEnd"/>
            <w:r w:rsidRPr="00D01AC9">
              <w:rPr>
                <w:color w:val="000000"/>
              </w:rPr>
              <w:t>}</w:t>
            </w:r>
            <w:r w:rsidRPr="00D01AC9">
              <w:rPr>
                <w:color w:val="000000"/>
                <w:shd w:val="clear" w:color="auto" w:fill="EFEFEF"/>
              </w:rPr>
              <w:t>&lt;/</w:t>
            </w:r>
            <w:r w:rsidRPr="00D01AC9">
              <w:rPr>
                <w:color w:val="000080"/>
                <w:shd w:val="clear" w:color="auto" w:fill="EFEFEF"/>
              </w:rPr>
              <w:t>version</w:t>
            </w:r>
            <w:r w:rsidRPr="00D01AC9">
              <w:rPr>
                <w:color w:val="000000"/>
                <w:shd w:val="clear" w:color="auto" w:fill="EFEFEF"/>
              </w:rPr>
              <w:t>&gt;</w:t>
            </w:r>
            <w:r w:rsidRPr="00D01AC9">
              <w:rPr>
                <w:color w:val="000000"/>
              </w:rPr>
              <w:br/>
              <w:t xml:space="preserve">            </w:t>
            </w:r>
            <w:r w:rsidRPr="00D01AC9">
              <w:rPr>
                <w:color w:val="000000"/>
                <w:shd w:val="clear" w:color="auto" w:fill="EFEFEF"/>
              </w:rPr>
              <w:t>&lt;/</w:t>
            </w:r>
            <w:r w:rsidRPr="00D01AC9">
              <w:rPr>
                <w:color w:val="000080"/>
                <w:shd w:val="clear" w:color="auto" w:fill="EFEFEF"/>
              </w:rPr>
              <w:t>dependency</w:t>
            </w:r>
            <w:r w:rsidRPr="00D01AC9">
              <w:rPr>
                <w:color w:val="000000"/>
                <w:shd w:val="clear" w:color="auto" w:fill="EFEFEF"/>
              </w:rPr>
              <w:t>&gt;</w:t>
            </w:r>
            <w:r w:rsidRPr="00D01AC9">
              <w:rPr>
                <w:color w:val="000000"/>
              </w:rPr>
              <w:br/>
            </w:r>
            <w:r w:rsidRPr="00D01AC9">
              <w:rPr>
                <w:color w:val="000000"/>
              </w:rPr>
              <w:br/>
              <w:t xml:space="preserve">            </w:t>
            </w:r>
            <w:r w:rsidRPr="00D01AC9">
              <w:rPr>
                <w:i/>
                <w:iCs/>
                <w:color w:val="808080"/>
              </w:rPr>
              <w:t>&lt;!-- https://mvnrepository.com/artifact/net.java.dev.jna/jna --&gt;</w:t>
            </w:r>
            <w:r w:rsidRPr="00D01AC9">
              <w:rPr>
                <w:i/>
                <w:iCs/>
                <w:color w:val="808080"/>
              </w:rPr>
              <w:br/>
              <w:t xml:space="preserve">            </w:t>
            </w:r>
            <w:r w:rsidRPr="00D01AC9">
              <w:rPr>
                <w:color w:val="000000"/>
                <w:shd w:val="clear" w:color="auto" w:fill="EFEFEF"/>
              </w:rPr>
              <w:t>&lt;</w:t>
            </w:r>
            <w:r w:rsidRPr="00D01AC9">
              <w:rPr>
                <w:color w:val="000080"/>
                <w:shd w:val="clear" w:color="auto" w:fill="EFEFEF"/>
              </w:rPr>
              <w:t>dependency</w:t>
            </w:r>
            <w:r w:rsidRPr="00D01AC9">
              <w:rPr>
                <w:color w:val="000000"/>
                <w:shd w:val="clear" w:color="auto" w:fill="EFEFEF"/>
              </w:rPr>
              <w:t>&gt;</w:t>
            </w:r>
            <w:r w:rsidRPr="00D01AC9">
              <w:rPr>
                <w:color w:val="000000"/>
              </w:rPr>
              <w:br/>
              <w:t xml:space="preserve">                </w:t>
            </w:r>
            <w:r w:rsidRPr="00D01AC9">
              <w:rPr>
                <w:color w:val="000000"/>
                <w:shd w:val="clear" w:color="auto" w:fill="EFEFEF"/>
              </w:rPr>
              <w:t>&lt;</w:t>
            </w:r>
            <w:proofErr w:type="spellStart"/>
            <w:r w:rsidRPr="00D01AC9">
              <w:rPr>
                <w:color w:val="000080"/>
                <w:shd w:val="clear" w:color="auto" w:fill="EFEFEF"/>
              </w:rPr>
              <w:t>groupId</w:t>
            </w:r>
            <w:proofErr w:type="spellEnd"/>
            <w:r w:rsidRPr="00D01AC9">
              <w:rPr>
                <w:color w:val="000000"/>
                <w:shd w:val="clear" w:color="auto" w:fill="EFEFEF"/>
              </w:rPr>
              <w:t>&gt;</w:t>
            </w:r>
            <w:proofErr w:type="spellStart"/>
            <w:r w:rsidRPr="00D01AC9">
              <w:rPr>
                <w:color w:val="000000"/>
              </w:rPr>
              <w:t>net.java.dev.jna</w:t>
            </w:r>
            <w:proofErr w:type="spellEnd"/>
            <w:r w:rsidRPr="00D01AC9">
              <w:rPr>
                <w:color w:val="000000"/>
                <w:shd w:val="clear" w:color="auto" w:fill="EFEFEF"/>
              </w:rPr>
              <w:t>&lt;/</w:t>
            </w:r>
            <w:proofErr w:type="spellStart"/>
            <w:r w:rsidRPr="00D01AC9">
              <w:rPr>
                <w:color w:val="000080"/>
                <w:shd w:val="clear" w:color="auto" w:fill="EFEFEF"/>
              </w:rPr>
              <w:t>groupId</w:t>
            </w:r>
            <w:proofErr w:type="spellEnd"/>
            <w:r w:rsidRPr="00D01AC9">
              <w:rPr>
                <w:color w:val="000000"/>
                <w:shd w:val="clear" w:color="auto" w:fill="EFEFEF"/>
              </w:rPr>
              <w:t>&gt;</w:t>
            </w:r>
            <w:r w:rsidRPr="00D01AC9">
              <w:rPr>
                <w:color w:val="000000"/>
              </w:rPr>
              <w:br/>
              <w:t xml:space="preserve">                </w:t>
            </w:r>
            <w:r w:rsidRPr="00D01AC9">
              <w:rPr>
                <w:color w:val="000000"/>
                <w:shd w:val="clear" w:color="auto" w:fill="EFEFEF"/>
              </w:rPr>
              <w:t>&lt;</w:t>
            </w:r>
            <w:proofErr w:type="spellStart"/>
            <w:r w:rsidRPr="00D01AC9">
              <w:rPr>
                <w:color w:val="000080"/>
                <w:shd w:val="clear" w:color="auto" w:fill="EFEFEF"/>
              </w:rPr>
              <w:t>artifactId</w:t>
            </w:r>
            <w:proofErr w:type="spellEnd"/>
            <w:r w:rsidRPr="00D01AC9">
              <w:rPr>
                <w:color w:val="000000"/>
                <w:shd w:val="clear" w:color="auto" w:fill="EFEFEF"/>
              </w:rPr>
              <w:t>&gt;</w:t>
            </w:r>
            <w:proofErr w:type="spellStart"/>
            <w:r w:rsidRPr="00D01AC9">
              <w:rPr>
                <w:color w:val="000000"/>
              </w:rPr>
              <w:t>jna</w:t>
            </w:r>
            <w:proofErr w:type="spellEnd"/>
            <w:r w:rsidRPr="00D01AC9">
              <w:rPr>
                <w:color w:val="000000"/>
                <w:shd w:val="clear" w:color="auto" w:fill="EFEFEF"/>
              </w:rPr>
              <w:t>&lt;/</w:t>
            </w:r>
            <w:proofErr w:type="spellStart"/>
            <w:r w:rsidRPr="00D01AC9">
              <w:rPr>
                <w:color w:val="000080"/>
                <w:shd w:val="clear" w:color="auto" w:fill="EFEFEF"/>
              </w:rPr>
              <w:t>artifactId</w:t>
            </w:r>
            <w:proofErr w:type="spellEnd"/>
            <w:r w:rsidRPr="00D01AC9">
              <w:rPr>
                <w:color w:val="000000"/>
                <w:shd w:val="clear" w:color="auto" w:fill="EFEFEF"/>
              </w:rPr>
              <w:t>&gt;</w:t>
            </w:r>
            <w:r w:rsidRPr="00D01AC9">
              <w:rPr>
                <w:color w:val="000000"/>
              </w:rPr>
              <w:br/>
              <w:t xml:space="preserve">                </w:t>
            </w:r>
            <w:r w:rsidRPr="00D01AC9">
              <w:rPr>
                <w:color w:val="000000"/>
                <w:shd w:val="clear" w:color="auto" w:fill="EFEFEF"/>
              </w:rPr>
              <w:t>&lt;</w:t>
            </w:r>
            <w:r w:rsidRPr="00D01AC9">
              <w:rPr>
                <w:color w:val="000080"/>
                <w:shd w:val="clear" w:color="auto" w:fill="EFEFEF"/>
              </w:rPr>
              <w:t>version</w:t>
            </w:r>
            <w:r w:rsidRPr="00D01AC9">
              <w:rPr>
                <w:color w:val="000000"/>
                <w:shd w:val="clear" w:color="auto" w:fill="EFEFEF"/>
              </w:rPr>
              <w:t>&gt;</w:t>
            </w:r>
            <w:r w:rsidRPr="00D01AC9">
              <w:rPr>
                <w:color w:val="000000"/>
              </w:rPr>
              <w:t>${</w:t>
            </w:r>
            <w:proofErr w:type="spellStart"/>
            <w:r w:rsidRPr="00D01AC9">
              <w:rPr>
                <w:color w:val="000000"/>
              </w:rPr>
              <w:t>jna.version</w:t>
            </w:r>
            <w:proofErr w:type="spellEnd"/>
            <w:r w:rsidRPr="00D01AC9">
              <w:rPr>
                <w:color w:val="000000"/>
              </w:rPr>
              <w:t>}</w:t>
            </w:r>
            <w:r w:rsidRPr="00D01AC9">
              <w:rPr>
                <w:color w:val="000000"/>
                <w:shd w:val="clear" w:color="auto" w:fill="EFEFEF"/>
              </w:rPr>
              <w:t>&lt;/</w:t>
            </w:r>
            <w:r w:rsidRPr="00D01AC9">
              <w:rPr>
                <w:color w:val="000080"/>
                <w:shd w:val="clear" w:color="auto" w:fill="EFEFEF"/>
              </w:rPr>
              <w:t>version</w:t>
            </w:r>
            <w:r w:rsidRPr="00D01AC9">
              <w:rPr>
                <w:color w:val="000000"/>
                <w:shd w:val="clear" w:color="auto" w:fill="EFEFEF"/>
              </w:rPr>
              <w:t>&gt;</w:t>
            </w:r>
            <w:r w:rsidRPr="00D01AC9">
              <w:rPr>
                <w:color w:val="000000"/>
              </w:rPr>
              <w:br/>
              <w:t xml:space="preserve">            </w:t>
            </w:r>
            <w:r w:rsidRPr="00D01AC9">
              <w:rPr>
                <w:color w:val="000000"/>
                <w:shd w:val="clear" w:color="auto" w:fill="EFEFEF"/>
              </w:rPr>
              <w:t>&lt;/</w:t>
            </w:r>
            <w:r w:rsidRPr="00D01AC9">
              <w:rPr>
                <w:color w:val="000080"/>
                <w:shd w:val="clear" w:color="auto" w:fill="EFEFEF"/>
              </w:rPr>
              <w:t>dependency</w:t>
            </w:r>
            <w:r w:rsidRPr="00D01AC9">
              <w:rPr>
                <w:color w:val="000000"/>
                <w:shd w:val="clear" w:color="auto" w:fill="EFEFEF"/>
              </w:rPr>
              <w:t>&gt;</w:t>
            </w:r>
            <w:r w:rsidRPr="00D01AC9">
              <w:rPr>
                <w:color w:val="000000"/>
              </w:rPr>
              <w:br/>
            </w:r>
            <w:r w:rsidRPr="00D01AC9">
              <w:rPr>
                <w:color w:val="000000"/>
              </w:rPr>
              <w:br/>
              <w:t xml:space="preserve">            </w:t>
            </w:r>
            <w:r w:rsidRPr="00D01AC9">
              <w:rPr>
                <w:color w:val="000000"/>
                <w:shd w:val="clear" w:color="auto" w:fill="EFEFEF"/>
              </w:rPr>
              <w:t>&lt;</w:t>
            </w:r>
            <w:r w:rsidRPr="00D01AC9">
              <w:rPr>
                <w:color w:val="000080"/>
                <w:shd w:val="clear" w:color="auto" w:fill="EFEFEF"/>
              </w:rPr>
              <w:t>dependency</w:t>
            </w:r>
            <w:r w:rsidRPr="00D01AC9">
              <w:rPr>
                <w:color w:val="000000"/>
                <w:shd w:val="clear" w:color="auto" w:fill="EFEFEF"/>
              </w:rPr>
              <w:t>&gt;</w:t>
            </w:r>
            <w:r w:rsidRPr="00D01AC9">
              <w:rPr>
                <w:color w:val="000000"/>
              </w:rPr>
              <w:br/>
              <w:t xml:space="preserve">                </w:t>
            </w:r>
            <w:r w:rsidRPr="00D01AC9">
              <w:rPr>
                <w:color w:val="000000"/>
                <w:shd w:val="clear" w:color="auto" w:fill="EFEFEF"/>
              </w:rPr>
              <w:t>&lt;</w:t>
            </w:r>
            <w:proofErr w:type="spellStart"/>
            <w:r w:rsidRPr="00D01AC9">
              <w:rPr>
                <w:color w:val="000080"/>
                <w:shd w:val="clear" w:color="auto" w:fill="EFEFEF"/>
              </w:rPr>
              <w:t>groupId</w:t>
            </w:r>
            <w:proofErr w:type="spellEnd"/>
            <w:r w:rsidRPr="00D01AC9">
              <w:rPr>
                <w:color w:val="000000"/>
                <w:shd w:val="clear" w:color="auto" w:fill="EFEFEF"/>
              </w:rPr>
              <w:t>&gt;</w:t>
            </w:r>
            <w:r w:rsidRPr="00D01AC9">
              <w:rPr>
                <w:color w:val="000000"/>
              </w:rPr>
              <w:t>commons-</w:t>
            </w:r>
            <w:proofErr w:type="spellStart"/>
            <w:r w:rsidRPr="00D01AC9">
              <w:rPr>
                <w:color w:val="000000"/>
              </w:rPr>
              <w:t>beanutils</w:t>
            </w:r>
            <w:proofErr w:type="spellEnd"/>
            <w:r w:rsidRPr="00D01AC9">
              <w:rPr>
                <w:color w:val="000000"/>
                <w:shd w:val="clear" w:color="auto" w:fill="EFEFEF"/>
              </w:rPr>
              <w:t>&lt;/</w:t>
            </w:r>
            <w:proofErr w:type="spellStart"/>
            <w:r w:rsidRPr="00D01AC9">
              <w:rPr>
                <w:color w:val="000080"/>
                <w:shd w:val="clear" w:color="auto" w:fill="EFEFEF"/>
              </w:rPr>
              <w:t>groupId</w:t>
            </w:r>
            <w:proofErr w:type="spellEnd"/>
            <w:r w:rsidRPr="00D01AC9">
              <w:rPr>
                <w:color w:val="000000"/>
                <w:shd w:val="clear" w:color="auto" w:fill="EFEFEF"/>
              </w:rPr>
              <w:t>&gt;</w:t>
            </w:r>
            <w:r w:rsidRPr="00D01AC9">
              <w:rPr>
                <w:color w:val="000000"/>
              </w:rPr>
              <w:br/>
              <w:t xml:space="preserve">                </w:t>
            </w:r>
            <w:r w:rsidRPr="00D01AC9">
              <w:rPr>
                <w:color w:val="000000"/>
                <w:shd w:val="clear" w:color="auto" w:fill="EFEFEF"/>
              </w:rPr>
              <w:t>&lt;</w:t>
            </w:r>
            <w:proofErr w:type="spellStart"/>
            <w:r w:rsidRPr="00D01AC9">
              <w:rPr>
                <w:color w:val="000080"/>
                <w:shd w:val="clear" w:color="auto" w:fill="EFEFEF"/>
              </w:rPr>
              <w:t>artifactId</w:t>
            </w:r>
            <w:proofErr w:type="spellEnd"/>
            <w:r w:rsidRPr="00D01AC9">
              <w:rPr>
                <w:color w:val="000000"/>
                <w:shd w:val="clear" w:color="auto" w:fill="EFEFEF"/>
              </w:rPr>
              <w:t>&gt;</w:t>
            </w:r>
            <w:r w:rsidRPr="00D01AC9">
              <w:rPr>
                <w:color w:val="000000"/>
              </w:rPr>
              <w:t>commons-</w:t>
            </w:r>
            <w:proofErr w:type="spellStart"/>
            <w:r w:rsidRPr="00D01AC9">
              <w:rPr>
                <w:color w:val="000000"/>
              </w:rPr>
              <w:t>beanutils</w:t>
            </w:r>
            <w:proofErr w:type="spellEnd"/>
            <w:r w:rsidRPr="00D01AC9">
              <w:rPr>
                <w:color w:val="000000"/>
                <w:shd w:val="clear" w:color="auto" w:fill="EFEFEF"/>
              </w:rPr>
              <w:t>&lt;/</w:t>
            </w:r>
            <w:proofErr w:type="spellStart"/>
            <w:r w:rsidRPr="00D01AC9">
              <w:rPr>
                <w:color w:val="000080"/>
                <w:shd w:val="clear" w:color="auto" w:fill="EFEFEF"/>
              </w:rPr>
              <w:t>artifactId</w:t>
            </w:r>
            <w:proofErr w:type="spellEnd"/>
            <w:r w:rsidRPr="00D01AC9">
              <w:rPr>
                <w:color w:val="000000"/>
                <w:shd w:val="clear" w:color="auto" w:fill="EFEFEF"/>
              </w:rPr>
              <w:t>&gt;</w:t>
            </w:r>
            <w:r w:rsidRPr="00D01AC9">
              <w:rPr>
                <w:color w:val="000000"/>
              </w:rPr>
              <w:br/>
              <w:t xml:space="preserve">                </w:t>
            </w:r>
            <w:r w:rsidRPr="00D01AC9">
              <w:rPr>
                <w:color w:val="000000"/>
                <w:shd w:val="clear" w:color="auto" w:fill="EFEFEF"/>
              </w:rPr>
              <w:t>&lt;</w:t>
            </w:r>
            <w:r w:rsidRPr="00D01AC9">
              <w:rPr>
                <w:color w:val="000080"/>
                <w:shd w:val="clear" w:color="auto" w:fill="EFEFEF"/>
              </w:rPr>
              <w:t>version</w:t>
            </w:r>
            <w:r w:rsidRPr="00D01AC9">
              <w:rPr>
                <w:color w:val="000000"/>
                <w:shd w:val="clear" w:color="auto" w:fill="EFEFEF"/>
              </w:rPr>
              <w:t>&gt;</w:t>
            </w:r>
            <w:r w:rsidRPr="00D01AC9">
              <w:rPr>
                <w:color w:val="000000"/>
              </w:rPr>
              <w:t>${</w:t>
            </w:r>
            <w:proofErr w:type="spellStart"/>
            <w:r w:rsidRPr="00D01AC9">
              <w:rPr>
                <w:color w:val="000000"/>
              </w:rPr>
              <w:t>beanUtils.version</w:t>
            </w:r>
            <w:proofErr w:type="spellEnd"/>
            <w:r w:rsidRPr="00D01AC9">
              <w:rPr>
                <w:color w:val="000000"/>
              </w:rPr>
              <w:t>}</w:t>
            </w:r>
            <w:r w:rsidRPr="00D01AC9">
              <w:rPr>
                <w:color w:val="000000"/>
                <w:shd w:val="clear" w:color="auto" w:fill="EFEFEF"/>
              </w:rPr>
              <w:t>&lt;/</w:t>
            </w:r>
            <w:r w:rsidRPr="00D01AC9">
              <w:rPr>
                <w:color w:val="000080"/>
                <w:shd w:val="clear" w:color="auto" w:fill="EFEFEF"/>
              </w:rPr>
              <w:t>version</w:t>
            </w:r>
            <w:r w:rsidRPr="00D01AC9">
              <w:rPr>
                <w:color w:val="000000"/>
                <w:shd w:val="clear" w:color="auto" w:fill="EFEFEF"/>
              </w:rPr>
              <w:t>&gt;</w:t>
            </w:r>
            <w:r w:rsidRPr="00D01AC9">
              <w:rPr>
                <w:color w:val="000000"/>
              </w:rPr>
              <w:br/>
              <w:t xml:space="preserve">            </w:t>
            </w:r>
            <w:r w:rsidRPr="00D01AC9">
              <w:rPr>
                <w:color w:val="000000"/>
                <w:shd w:val="clear" w:color="auto" w:fill="EFEFEF"/>
              </w:rPr>
              <w:t>&lt;/</w:t>
            </w:r>
            <w:r w:rsidRPr="00D01AC9">
              <w:rPr>
                <w:color w:val="000080"/>
                <w:shd w:val="clear" w:color="auto" w:fill="EFEFEF"/>
              </w:rPr>
              <w:t>dependency</w:t>
            </w:r>
            <w:r w:rsidRPr="00D01AC9">
              <w:rPr>
                <w:color w:val="000000"/>
                <w:shd w:val="clear" w:color="auto" w:fill="EFEFEF"/>
              </w:rPr>
              <w:t>&gt;</w:t>
            </w:r>
            <w:r w:rsidRPr="00D01AC9">
              <w:rPr>
                <w:color w:val="000000"/>
              </w:rPr>
              <w:br/>
            </w:r>
            <w:r w:rsidRPr="00D01AC9">
              <w:rPr>
                <w:color w:val="000000"/>
              </w:rPr>
              <w:br/>
            </w:r>
            <w:r w:rsidRPr="00D01AC9">
              <w:rPr>
                <w:color w:val="000000"/>
              </w:rPr>
              <w:br/>
              <w:t xml:space="preserve">        </w:t>
            </w:r>
            <w:r w:rsidRPr="00D01AC9">
              <w:rPr>
                <w:color w:val="000000"/>
                <w:shd w:val="clear" w:color="auto" w:fill="EFEFEF"/>
              </w:rPr>
              <w:t>&lt;/</w:t>
            </w:r>
            <w:r w:rsidRPr="00D01AC9">
              <w:rPr>
                <w:color w:val="000080"/>
                <w:shd w:val="clear" w:color="auto" w:fill="EFEFEF"/>
              </w:rPr>
              <w:t>dependencies</w:t>
            </w:r>
            <w:r w:rsidRPr="00D01AC9">
              <w:rPr>
                <w:color w:val="000000"/>
                <w:shd w:val="clear" w:color="auto" w:fill="EFEFEF"/>
              </w:rPr>
              <w:t>&gt;</w:t>
            </w:r>
            <w:r w:rsidRPr="00D01AC9">
              <w:rPr>
                <w:color w:val="000000"/>
              </w:rPr>
              <w:br/>
              <w:t xml:space="preserve">    </w:t>
            </w:r>
            <w:r w:rsidRPr="00D01AC9">
              <w:rPr>
                <w:color w:val="000000"/>
                <w:shd w:val="clear" w:color="auto" w:fill="EFEFEF"/>
              </w:rPr>
              <w:t>&lt;/</w:t>
            </w:r>
            <w:proofErr w:type="spellStart"/>
            <w:r w:rsidRPr="00D01AC9">
              <w:rPr>
                <w:color w:val="000080"/>
                <w:shd w:val="clear" w:color="auto" w:fill="EFEFEF"/>
              </w:rPr>
              <w:t>dependencyManagement</w:t>
            </w:r>
            <w:proofErr w:type="spellEnd"/>
            <w:r w:rsidRPr="00D01AC9">
              <w:rPr>
                <w:color w:val="000000"/>
                <w:shd w:val="clear" w:color="auto" w:fill="EFEFEF"/>
              </w:rPr>
              <w:t>&gt;</w:t>
            </w:r>
            <w:r w:rsidRPr="00D01AC9">
              <w:rPr>
                <w:color w:val="000000"/>
              </w:rPr>
              <w:br/>
            </w:r>
            <w:r w:rsidRPr="00D01AC9">
              <w:rPr>
                <w:color w:val="000000"/>
                <w:shd w:val="clear" w:color="auto" w:fill="EFEFEF"/>
              </w:rPr>
              <w:t>&lt;/</w:t>
            </w:r>
            <w:r w:rsidRPr="00D01AC9">
              <w:rPr>
                <w:color w:val="000080"/>
                <w:shd w:val="clear" w:color="auto" w:fill="EFEFEF"/>
              </w:rPr>
              <w:t>project</w:t>
            </w:r>
            <w:r w:rsidRPr="00D01AC9">
              <w:rPr>
                <w:color w:val="000000"/>
                <w:shd w:val="clear" w:color="auto" w:fill="EFEFEF"/>
              </w:rPr>
              <w:t>&gt;</w:t>
            </w:r>
          </w:p>
          <w:p w:rsidR="00473490" w:rsidRPr="00D01AC9" w:rsidRDefault="00473490" w:rsidP="00173E92">
            <w:pPr>
              <w:pStyle w:val="af"/>
              <w:rPr>
                <w:sz w:val="28"/>
              </w:rPr>
            </w:pPr>
          </w:p>
        </w:tc>
      </w:tr>
    </w:tbl>
    <w:p w:rsidR="00473490" w:rsidRDefault="00473490" w:rsidP="00473490">
      <w:pPr>
        <w:rPr>
          <w:sz w:val="28"/>
        </w:rPr>
      </w:pPr>
      <w:r>
        <w:rPr>
          <w:rFonts w:hint="eastAsia"/>
          <w:sz w:val="28"/>
        </w:rPr>
        <w:lastRenderedPageBreak/>
        <w:t>然后在</w:t>
      </w:r>
      <w:r>
        <w:rPr>
          <w:rFonts w:hint="eastAsia"/>
          <w:sz w:val="28"/>
        </w:rPr>
        <w:t>idea</w:t>
      </w:r>
      <w:r>
        <w:rPr>
          <w:rFonts w:hint="eastAsia"/>
          <w:sz w:val="28"/>
        </w:rPr>
        <w:t>右边菜单执行安装</w:t>
      </w:r>
    </w:p>
    <w:p w:rsidR="007C2257" w:rsidRDefault="00473490" w:rsidP="00473490">
      <w:pPr>
        <w:rPr>
          <w:sz w:val="28"/>
        </w:rPr>
      </w:pPr>
      <w:r>
        <w:rPr>
          <w:noProof/>
        </w:rPr>
        <w:lastRenderedPageBreak/>
        <w:drawing>
          <wp:inline distT="0" distB="0" distL="0" distR="0" wp14:anchorId="08F19957" wp14:editId="37944A84">
            <wp:extent cx="2400300" cy="3695700"/>
            <wp:effectExtent l="190500" t="190500" r="190500" b="19050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00300" cy="3695700"/>
                    </a:xfrm>
                    <a:prstGeom prst="rect">
                      <a:avLst/>
                    </a:prstGeom>
                    <a:ln>
                      <a:noFill/>
                    </a:ln>
                    <a:effectLst>
                      <a:outerShdw blurRad="190500" algn="tl" rotWithShape="0">
                        <a:srgbClr val="000000">
                          <a:alpha val="70000"/>
                        </a:srgbClr>
                      </a:outerShdw>
                    </a:effectLst>
                  </pic:spPr>
                </pic:pic>
              </a:graphicData>
            </a:graphic>
          </wp:inline>
        </w:drawing>
      </w:r>
    </w:p>
    <w:p w:rsidR="00454E6B" w:rsidRDefault="00454E6B" w:rsidP="00A24B68">
      <w:pPr>
        <w:rPr>
          <w:sz w:val="28"/>
        </w:rPr>
      </w:pPr>
      <w:r>
        <w:rPr>
          <w:rFonts w:hint="eastAsia"/>
          <w:sz w:val="28"/>
        </w:rPr>
        <w:t>那么除了通用</w:t>
      </w:r>
      <w:r>
        <w:rPr>
          <w:rFonts w:hint="eastAsia"/>
          <w:sz w:val="28"/>
        </w:rPr>
        <w:t>mapper</w:t>
      </w:r>
      <w:r>
        <w:rPr>
          <w:rFonts w:hint="eastAsia"/>
          <w:sz w:val="28"/>
        </w:rPr>
        <w:t>以外其他的第三方依赖我们如何放置</w:t>
      </w:r>
    </w:p>
    <w:p w:rsidR="00FD5A5C" w:rsidRDefault="00CE5B92" w:rsidP="003C23D9">
      <w:pPr>
        <w:pStyle w:val="3"/>
      </w:pPr>
      <w:r>
        <w:rPr>
          <w:rFonts w:hint="eastAsia"/>
        </w:rPr>
        <w:t>3</w:t>
      </w:r>
      <w:r w:rsidR="007D2DDA">
        <w:rPr>
          <w:rFonts w:hint="eastAsia"/>
        </w:rPr>
        <w:t xml:space="preserve"> </w:t>
      </w:r>
      <w:r w:rsidR="00771BFA">
        <w:rPr>
          <w:rFonts w:hint="eastAsia"/>
        </w:rPr>
        <w:t>搭建</w:t>
      </w:r>
      <w:proofErr w:type="spellStart"/>
      <w:r w:rsidR="00771BFA">
        <w:rPr>
          <w:rFonts w:hint="eastAsia"/>
        </w:rPr>
        <w:t>util</w:t>
      </w:r>
      <w:proofErr w:type="spellEnd"/>
      <w:r w:rsidR="00771BFA">
        <w:rPr>
          <w:rFonts w:hint="eastAsia"/>
        </w:rPr>
        <w:t>模块</w:t>
      </w:r>
    </w:p>
    <w:p w:rsidR="00381D66" w:rsidRDefault="00381D66" w:rsidP="00232222">
      <w:pPr>
        <w:ind w:firstLineChars="200" w:firstLine="420"/>
      </w:pPr>
      <w:r>
        <w:rPr>
          <w:rFonts w:hint="eastAsia"/>
        </w:rPr>
        <w:t>首先我们可以把所有的第三方依赖</w:t>
      </w:r>
      <w:proofErr w:type="gramStart"/>
      <w:r w:rsidR="000C0CCA">
        <w:rPr>
          <w:rFonts w:hint="eastAsia"/>
        </w:rPr>
        <w:t>包</w:t>
      </w:r>
      <w:r>
        <w:rPr>
          <w:rFonts w:hint="eastAsia"/>
        </w:rPr>
        <w:t>分为</w:t>
      </w:r>
      <w:proofErr w:type="gramEnd"/>
      <w:r>
        <w:rPr>
          <w:rFonts w:hint="eastAsia"/>
        </w:rPr>
        <w:t>三种</w:t>
      </w:r>
    </w:p>
    <w:tbl>
      <w:tblPr>
        <w:tblStyle w:val="ad"/>
        <w:tblW w:w="0" w:type="auto"/>
        <w:tblLook w:val="04A0" w:firstRow="1" w:lastRow="0" w:firstColumn="1" w:lastColumn="0" w:noHBand="0" w:noVBand="1"/>
      </w:tblPr>
      <w:tblGrid>
        <w:gridCol w:w="8522"/>
      </w:tblGrid>
      <w:tr w:rsidR="00C65A4E" w:rsidTr="00C65A4E">
        <w:tc>
          <w:tcPr>
            <w:tcW w:w="8522" w:type="dxa"/>
          </w:tcPr>
          <w:p w:rsidR="00C65A4E" w:rsidRDefault="00C65A4E" w:rsidP="00C65A4E">
            <w:pPr>
              <w:pStyle w:val="aa"/>
              <w:numPr>
                <w:ilvl w:val="0"/>
                <w:numId w:val="7"/>
              </w:numPr>
              <w:ind w:firstLineChars="0"/>
            </w:pPr>
            <w:r>
              <w:rPr>
                <w:rFonts w:hint="eastAsia"/>
              </w:rPr>
              <w:t>web</w:t>
            </w:r>
            <w:r>
              <w:rPr>
                <w:rFonts w:hint="eastAsia"/>
              </w:rPr>
              <w:t>业务模块用到的第三方包</w:t>
            </w:r>
            <w:r>
              <w:rPr>
                <w:rFonts w:hint="eastAsia"/>
              </w:rPr>
              <w:t>,</w:t>
            </w:r>
            <w:r>
              <w:rPr>
                <w:rFonts w:hint="eastAsia"/>
              </w:rPr>
              <w:t>比如文件上传客户端、页面渲染工具、操作</w:t>
            </w:r>
            <w:r>
              <w:rPr>
                <w:rFonts w:hint="eastAsia"/>
              </w:rPr>
              <w:t>cookie</w:t>
            </w:r>
            <w:r>
              <w:rPr>
                <w:rFonts w:hint="eastAsia"/>
              </w:rPr>
              <w:t>的工具类等等。</w:t>
            </w:r>
          </w:p>
          <w:p w:rsidR="00C65A4E" w:rsidRDefault="00C65A4E" w:rsidP="00C65A4E">
            <w:pPr>
              <w:pStyle w:val="aa"/>
              <w:numPr>
                <w:ilvl w:val="0"/>
                <w:numId w:val="7"/>
              </w:numPr>
              <w:ind w:firstLineChars="0"/>
            </w:pPr>
            <w:r>
              <w:rPr>
                <w:rFonts w:hint="eastAsia"/>
              </w:rPr>
              <w:t>service</w:t>
            </w:r>
            <w:r>
              <w:rPr>
                <w:rFonts w:hint="eastAsia"/>
              </w:rPr>
              <w:t>业务模块用到的第三方包，比如</w:t>
            </w:r>
            <w:proofErr w:type="spellStart"/>
            <w:r>
              <w:rPr>
                <w:rFonts w:hint="eastAsia"/>
              </w:rPr>
              <w:t>jdbc</w:t>
            </w:r>
            <w:proofErr w:type="spellEnd"/>
            <w:r>
              <w:rPr>
                <w:rFonts w:hint="eastAsia"/>
              </w:rPr>
              <w:t>、</w:t>
            </w:r>
            <w:proofErr w:type="spellStart"/>
            <w:r>
              <w:rPr>
                <w:rFonts w:hint="eastAsia"/>
              </w:rPr>
              <w:t>mybatis</w:t>
            </w:r>
            <w:proofErr w:type="spellEnd"/>
            <w:r>
              <w:rPr>
                <w:rFonts w:hint="eastAsia"/>
              </w:rPr>
              <w:t>、</w:t>
            </w:r>
            <w:proofErr w:type="spellStart"/>
            <w:r>
              <w:rPr>
                <w:rFonts w:hint="eastAsia"/>
              </w:rPr>
              <w:t>jedis</w:t>
            </w:r>
            <w:proofErr w:type="spellEnd"/>
            <w:r>
              <w:rPr>
                <w:rFonts w:hint="eastAsia"/>
              </w:rPr>
              <w:t>、</w:t>
            </w:r>
            <w:proofErr w:type="spellStart"/>
            <w:r>
              <w:rPr>
                <w:rFonts w:hint="eastAsia"/>
              </w:rPr>
              <w:t>activemq</w:t>
            </w:r>
            <w:proofErr w:type="spellEnd"/>
            <w:r>
              <w:rPr>
                <w:rFonts w:hint="eastAsia"/>
              </w:rPr>
              <w:t>工具包等等。</w:t>
            </w:r>
          </w:p>
          <w:p w:rsidR="00C65A4E" w:rsidRDefault="00C65A4E" w:rsidP="00C65A4E">
            <w:pPr>
              <w:pStyle w:val="aa"/>
              <w:numPr>
                <w:ilvl w:val="0"/>
                <w:numId w:val="7"/>
              </w:numPr>
              <w:ind w:firstLineChars="0"/>
            </w:pPr>
            <w:r>
              <w:rPr>
                <w:rFonts w:hint="eastAsia"/>
              </w:rPr>
              <w:t>通用型的第三方包，比如</w:t>
            </w:r>
            <w:proofErr w:type="spellStart"/>
            <w:r>
              <w:t>fastjson</w:t>
            </w:r>
            <w:proofErr w:type="spellEnd"/>
            <w:r>
              <w:rPr>
                <w:rFonts w:hint="eastAsia"/>
              </w:rPr>
              <w:t>、</w:t>
            </w:r>
            <w:proofErr w:type="spellStart"/>
            <w:r>
              <w:rPr>
                <w:rFonts w:hint="eastAsia"/>
              </w:rPr>
              <w:t>httpclient</w:t>
            </w:r>
            <w:proofErr w:type="spellEnd"/>
            <w:r>
              <w:rPr>
                <w:rFonts w:hint="eastAsia"/>
              </w:rPr>
              <w:t>、</w:t>
            </w:r>
            <w:r>
              <w:rPr>
                <w:rFonts w:hint="eastAsia"/>
              </w:rPr>
              <w:t>apache</w:t>
            </w:r>
            <w:r>
              <w:rPr>
                <w:rFonts w:hint="eastAsia"/>
              </w:rPr>
              <w:t>工具包等等。</w:t>
            </w:r>
          </w:p>
          <w:p w:rsidR="00576490" w:rsidRPr="00381D66" w:rsidRDefault="00576490" w:rsidP="00C65A4E">
            <w:pPr>
              <w:pStyle w:val="aa"/>
              <w:numPr>
                <w:ilvl w:val="0"/>
                <w:numId w:val="7"/>
              </w:numPr>
              <w:ind w:firstLineChars="0"/>
            </w:pPr>
            <w:r>
              <w:rPr>
                <w:rFonts w:hint="eastAsia"/>
              </w:rPr>
              <w:t>只有本模块用到的</w:t>
            </w:r>
            <w:r>
              <w:rPr>
                <w:rFonts w:hint="eastAsia"/>
              </w:rPr>
              <w:t xml:space="preserve"> es </w:t>
            </w:r>
          </w:p>
          <w:p w:rsidR="00C65A4E" w:rsidRPr="00C65A4E" w:rsidRDefault="00C65A4E" w:rsidP="008E7A4B"/>
        </w:tc>
      </w:tr>
    </w:tbl>
    <w:p w:rsidR="00C65A4E" w:rsidRDefault="00C65A4E" w:rsidP="008E7A4B"/>
    <w:p w:rsidR="00FD5A5C" w:rsidRDefault="00C472C3" w:rsidP="00763504">
      <w:pPr>
        <w:ind w:firstLineChars="200" w:firstLine="420"/>
      </w:pPr>
      <w:r>
        <w:rPr>
          <w:rFonts w:hint="eastAsia"/>
        </w:rPr>
        <w:lastRenderedPageBreak/>
        <w:t>基于这三种情况我们可以搭建如下的依赖结构：</w:t>
      </w:r>
    </w:p>
    <w:p w:rsidR="00C472C3" w:rsidRDefault="00C472C3" w:rsidP="00763504">
      <w:pPr>
        <w:ind w:firstLineChars="200" w:firstLine="420"/>
      </w:pPr>
    </w:p>
    <w:p w:rsidR="002F5565" w:rsidRDefault="00C472C3" w:rsidP="00A24B68">
      <w:pPr>
        <w:rPr>
          <w:sz w:val="28"/>
        </w:rPr>
      </w:pPr>
      <w:r>
        <w:rPr>
          <w:noProof/>
        </w:rPr>
        <w:drawing>
          <wp:inline distT="0" distB="0" distL="0" distR="0" wp14:anchorId="4C1CE2B0" wp14:editId="3B7D43C0">
            <wp:extent cx="5133975" cy="2009775"/>
            <wp:effectExtent l="190500" t="190500" r="200025" b="2000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33975" cy="2009775"/>
                    </a:xfrm>
                    <a:prstGeom prst="rect">
                      <a:avLst/>
                    </a:prstGeom>
                    <a:ln>
                      <a:noFill/>
                    </a:ln>
                    <a:effectLst>
                      <a:outerShdw blurRad="190500" algn="tl" rotWithShape="0">
                        <a:srgbClr val="000000">
                          <a:alpha val="70000"/>
                        </a:srgbClr>
                      </a:outerShdw>
                    </a:effectLst>
                  </pic:spPr>
                </pic:pic>
              </a:graphicData>
            </a:graphic>
          </wp:inline>
        </w:drawing>
      </w:r>
    </w:p>
    <w:p w:rsidR="002F5565" w:rsidRDefault="00C472C3" w:rsidP="00C472C3">
      <w:r>
        <w:rPr>
          <w:rFonts w:hint="eastAsia"/>
        </w:rPr>
        <w:t xml:space="preserve"> </w:t>
      </w:r>
    </w:p>
    <w:p w:rsidR="00E05850" w:rsidRDefault="00E05850" w:rsidP="00C472C3"/>
    <w:p w:rsidR="00E05850" w:rsidRDefault="00E05850" w:rsidP="00C472C3">
      <w:r>
        <w:rPr>
          <w:rFonts w:hint="eastAsia"/>
        </w:rPr>
        <w:t>创建</w:t>
      </w:r>
      <w:r>
        <w:rPr>
          <w:rFonts w:hint="eastAsia"/>
        </w:rPr>
        <w:t>common-</w:t>
      </w:r>
      <w:proofErr w:type="spellStart"/>
      <w:r>
        <w:rPr>
          <w:rFonts w:hint="eastAsia"/>
        </w:rPr>
        <w:t>util</w:t>
      </w:r>
      <w:proofErr w:type="spellEnd"/>
      <w:r>
        <w:rPr>
          <w:rFonts w:hint="eastAsia"/>
        </w:rPr>
        <w:t>的模块</w:t>
      </w:r>
    </w:p>
    <w:p w:rsidR="00E05850" w:rsidRDefault="00E05850" w:rsidP="00C472C3"/>
    <w:p w:rsidR="00DE205B" w:rsidRDefault="00DE205B" w:rsidP="00A24B68">
      <w:pPr>
        <w:rPr>
          <w:sz w:val="28"/>
        </w:rPr>
      </w:pPr>
      <w:r>
        <w:rPr>
          <w:noProof/>
        </w:rPr>
        <w:drawing>
          <wp:inline distT="0" distB="0" distL="0" distR="0" wp14:anchorId="0305735D" wp14:editId="18E82C3E">
            <wp:extent cx="3962400" cy="2438400"/>
            <wp:effectExtent l="190500" t="190500" r="190500" b="19050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62400" cy="2438400"/>
                    </a:xfrm>
                    <a:prstGeom prst="rect">
                      <a:avLst/>
                    </a:prstGeom>
                    <a:ln>
                      <a:noFill/>
                    </a:ln>
                    <a:effectLst>
                      <a:outerShdw blurRad="190500" algn="tl" rotWithShape="0">
                        <a:srgbClr val="000000">
                          <a:alpha val="70000"/>
                        </a:srgbClr>
                      </a:outerShdw>
                    </a:effectLst>
                  </pic:spPr>
                </pic:pic>
              </a:graphicData>
            </a:graphic>
          </wp:inline>
        </w:drawing>
      </w:r>
    </w:p>
    <w:p w:rsidR="007E49D3" w:rsidRDefault="00DE205B" w:rsidP="00A24B68">
      <w:pPr>
        <w:rPr>
          <w:sz w:val="28"/>
        </w:rPr>
      </w:pPr>
      <w:r>
        <w:rPr>
          <w:noProof/>
        </w:rPr>
        <w:lastRenderedPageBreak/>
        <w:drawing>
          <wp:inline distT="0" distB="0" distL="0" distR="0" wp14:anchorId="6EAEE136" wp14:editId="72DF8E4F">
            <wp:extent cx="2743200" cy="1809750"/>
            <wp:effectExtent l="190500" t="190500" r="190500" b="19050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43200" cy="1809750"/>
                    </a:xfrm>
                    <a:prstGeom prst="rect">
                      <a:avLst/>
                    </a:prstGeom>
                    <a:ln>
                      <a:noFill/>
                    </a:ln>
                    <a:effectLst>
                      <a:outerShdw blurRad="190500" algn="tl" rotWithShape="0">
                        <a:srgbClr val="000000">
                          <a:alpha val="70000"/>
                        </a:srgbClr>
                      </a:outerShdw>
                    </a:effectLst>
                  </pic:spPr>
                </pic:pic>
              </a:graphicData>
            </a:graphic>
          </wp:inline>
        </w:drawing>
      </w:r>
    </w:p>
    <w:p w:rsidR="00911035" w:rsidRDefault="00911035" w:rsidP="00A24B68">
      <w:pPr>
        <w:rPr>
          <w:sz w:val="28"/>
        </w:rPr>
      </w:pPr>
      <w:r>
        <w:rPr>
          <w:rFonts w:hint="eastAsia"/>
          <w:sz w:val="28"/>
        </w:rPr>
        <w:t>创建</w:t>
      </w:r>
      <w:proofErr w:type="spellStart"/>
      <w:r>
        <w:rPr>
          <w:rFonts w:hint="eastAsia"/>
          <w:sz w:val="28"/>
        </w:rPr>
        <w:t>gmall</w:t>
      </w:r>
      <w:proofErr w:type="spellEnd"/>
      <w:r>
        <w:rPr>
          <w:rFonts w:hint="eastAsia"/>
          <w:sz w:val="28"/>
        </w:rPr>
        <w:t>-web-</w:t>
      </w:r>
      <w:proofErr w:type="spellStart"/>
      <w:r>
        <w:rPr>
          <w:rFonts w:hint="eastAsia"/>
          <w:sz w:val="28"/>
        </w:rPr>
        <w:t>util</w:t>
      </w:r>
      <w:proofErr w:type="spellEnd"/>
      <w:r>
        <w:rPr>
          <w:rFonts w:hint="eastAsia"/>
          <w:sz w:val="28"/>
        </w:rPr>
        <w:t>和</w:t>
      </w:r>
      <w:proofErr w:type="spellStart"/>
      <w:r>
        <w:rPr>
          <w:rFonts w:hint="eastAsia"/>
          <w:sz w:val="28"/>
        </w:rPr>
        <w:t>gmall</w:t>
      </w:r>
      <w:proofErr w:type="spellEnd"/>
      <w:r>
        <w:rPr>
          <w:rFonts w:hint="eastAsia"/>
          <w:sz w:val="28"/>
        </w:rPr>
        <w:t>-service-</w:t>
      </w:r>
      <w:proofErr w:type="spellStart"/>
      <w:r>
        <w:rPr>
          <w:rFonts w:hint="eastAsia"/>
          <w:sz w:val="28"/>
        </w:rPr>
        <w:t>util</w:t>
      </w:r>
      <w:proofErr w:type="spellEnd"/>
    </w:p>
    <w:p w:rsidR="00911035" w:rsidRDefault="00911035" w:rsidP="00911035">
      <w:pPr>
        <w:rPr>
          <w:sz w:val="28"/>
        </w:rPr>
      </w:pPr>
      <w:r>
        <w:rPr>
          <w:rFonts w:hint="eastAsia"/>
          <w:sz w:val="28"/>
        </w:rPr>
        <w:t>创建</w:t>
      </w:r>
      <w:r>
        <w:rPr>
          <w:rFonts w:hint="eastAsia"/>
          <w:sz w:val="28"/>
        </w:rPr>
        <w:t>service-</w:t>
      </w:r>
      <w:proofErr w:type="spellStart"/>
      <w:r>
        <w:rPr>
          <w:rFonts w:hint="eastAsia"/>
          <w:sz w:val="28"/>
        </w:rPr>
        <w:t>util</w:t>
      </w:r>
      <w:proofErr w:type="spellEnd"/>
      <w:r>
        <w:rPr>
          <w:rFonts w:hint="eastAsia"/>
          <w:sz w:val="28"/>
        </w:rPr>
        <w:t>模块</w:t>
      </w:r>
    </w:p>
    <w:p w:rsidR="00911035" w:rsidRDefault="00911035" w:rsidP="00911035">
      <w:pPr>
        <w:rPr>
          <w:sz w:val="28"/>
        </w:rPr>
      </w:pPr>
      <w:r>
        <w:rPr>
          <w:noProof/>
        </w:rPr>
        <w:drawing>
          <wp:inline distT="0" distB="0" distL="0" distR="0" wp14:anchorId="72693F0C" wp14:editId="4AA498DC">
            <wp:extent cx="2619375" cy="2524125"/>
            <wp:effectExtent l="0" t="0" r="9525" b="9525"/>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619375" cy="2524125"/>
                    </a:xfrm>
                    <a:prstGeom prst="rect">
                      <a:avLst/>
                    </a:prstGeom>
                  </pic:spPr>
                </pic:pic>
              </a:graphicData>
            </a:graphic>
          </wp:inline>
        </w:drawing>
      </w:r>
    </w:p>
    <w:p w:rsidR="00911035" w:rsidRDefault="00911035" w:rsidP="00911035">
      <w:pPr>
        <w:rPr>
          <w:sz w:val="28"/>
        </w:rPr>
      </w:pPr>
      <w:r>
        <w:rPr>
          <w:noProof/>
        </w:rPr>
        <w:drawing>
          <wp:inline distT="0" distB="0" distL="0" distR="0" wp14:anchorId="2789002C" wp14:editId="4DD86011">
            <wp:extent cx="4352925" cy="1752600"/>
            <wp:effectExtent l="190500" t="190500" r="200025" b="19050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52925" cy="1752600"/>
                    </a:xfrm>
                    <a:prstGeom prst="rect">
                      <a:avLst/>
                    </a:prstGeom>
                    <a:ln>
                      <a:noFill/>
                    </a:ln>
                    <a:effectLst>
                      <a:outerShdw blurRad="190500" algn="tl" rotWithShape="0">
                        <a:srgbClr val="000000">
                          <a:alpha val="70000"/>
                        </a:srgbClr>
                      </a:outerShdw>
                    </a:effectLst>
                  </pic:spPr>
                </pic:pic>
              </a:graphicData>
            </a:graphic>
          </wp:inline>
        </w:drawing>
      </w:r>
    </w:p>
    <w:p w:rsidR="00911035" w:rsidRDefault="00911035" w:rsidP="00911035">
      <w:pPr>
        <w:rPr>
          <w:sz w:val="28"/>
        </w:rPr>
      </w:pPr>
      <w:r>
        <w:rPr>
          <w:rFonts w:hint="eastAsia"/>
          <w:sz w:val="28"/>
        </w:rPr>
        <w:lastRenderedPageBreak/>
        <w:t>创建</w:t>
      </w:r>
      <w:r>
        <w:rPr>
          <w:rFonts w:hint="eastAsia"/>
          <w:sz w:val="28"/>
        </w:rPr>
        <w:t>web-</w:t>
      </w:r>
      <w:proofErr w:type="spellStart"/>
      <w:r>
        <w:rPr>
          <w:rFonts w:hint="eastAsia"/>
          <w:sz w:val="28"/>
        </w:rPr>
        <w:t>util</w:t>
      </w:r>
      <w:proofErr w:type="spellEnd"/>
      <w:r>
        <w:rPr>
          <w:rFonts w:hint="eastAsia"/>
          <w:sz w:val="28"/>
        </w:rPr>
        <w:t>模块</w:t>
      </w:r>
    </w:p>
    <w:p w:rsidR="00911035" w:rsidRDefault="00911035" w:rsidP="00911035">
      <w:pPr>
        <w:rPr>
          <w:sz w:val="28"/>
        </w:rPr>
      </w:pPr>
      <w:r>
        <w:rPr>
          <w:noProof/>
        </w:rPr>
        <w:drawing>
          <wp:inline distT="0" distB="0" distL="0" distR="0" wp14:anchorId="00EA3BFB" wp14:editId="350BAA75">
            <wp:extent cx="2619375" cy="2524125"/>
            <wp:effectExtent l="190500" t="190500" r="200025" b="200025"/>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619375" cy="2524125"/>
                    </a:xfrm>
                    <a:prstGeom prst="rect">
                      <a:avLst/>
                    </a:prstGeom>
                    <a:ln>
                      <a:noFill/>
                    </a:ln>
                    <a:effectLst>
                      <a:outerShdw blurRad="190500" algn="tl" rotWithShape="0">
                        <a:srgbClr val="000000">
                          <a:alpha val="70000"/>
                        </a:srgbClr>
                      </a:outerShdw>
                    </a:effectLst>
                  </pic:spPr>
                </pic:pic>
              </a:graphicData>
            </a:graphic>
          </wp:inline>
        </w:drawing>
      </w:r>
    </w:p>
    <w:p w:rsidR="00911035" w:rsidRDefault="00911035" w:rsidP="00911035">
      <w:pPr>
        <w:rPr>
          <w:sz w:val="28"/>
        </w:rPr>
      </w:pPr>
    </w:p>
    <w:p w:rsidR="00911035" w:rsidRDefault="00911035" w:rsidP="00911035">
      <w:pPr>
        <w:rPr>
          <w:sz w:val="28"/>
        </w:rPr>
      </w:pPr>
      <w:r>
        <w:rPr>
          <w:noProof/>
        </w:rPr>
        <w:drawing>
          <wp:inline distT="0" distB="0" distL="0" distR="0" wp14:anchorId="1B970CAB" wp14:editId="0CCDCA03">
            <wp:extent cx="3238500" cy="2000250"/>
            <wp:effectExtent l="190500" t="190500" r="190500" b="19050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38500" cy="2000250"/>
                    </a:xfrm>
                    <a:prstGeom prst="rect">
                      <a:avLst/>
                    </a:prstGeom>
                    <a:ln>
                      <a:noFill/>
                    </a:ln>
                    <a:effectLst>
                      <a:outerShdw blurRad="190500" algn="tl" rotWithShape="0">
                        <a:srgbClr val="000000">
                          <a:alpha val="70000"/>
                        </a:srgbClr>
                      </a:outerShdw>
                    </a:effectLst>
                  </pic:spPr>
                </pic:pic>
              </a:graphicData>
            </a:graphic>
          </wp:inline>
        </w:drawing>
      </w:r>
    </w:p>
    <w:p w:rsidR="00911035" w:rsidRDefault="00911035" w:rsidP="00A24B68">
      <w:pPr>
        <w:rPr>
          <w:sz w:val="28"/>
        </w:rPr>
      </w:pPr>
    </w:p>
    <w:p w:rsidR="00911035" w:rsidRDefault="00911035" w:rsidP="00A24B68">
      <w:pPr>
        <w:rPr>
          <w:sz w:val="28"/>
        </w:rPr>
      </w:pPr>
    </w:p>
    <w:p w:rsidR="00911035" w:rsidRDefault="00911035" w:rsidP="00A24B68">
      <w:pPr>
        <w:rPr>
          <w:sz w:val="28"/>
        </w:rPr>
      </w:pPr>
    </w:p>
    <w:p w:rsidR="00911035" w:rsidRDefault="00911035" w:rsidP="00A24B68">
      <w:pPr>
        <w:rPr>
          <w:sz w:val="28"/>
        </w:rPr>
      </w:pPr>
    </w:p>
    <w:p w:rsidR="00911035" w:rsidRDefault="00911035" w:rsidP="00A24B68">
      <w:pPr>
        <w:rPr>
          <w:sz w:val="28"/>
        </w:rPr>
      </w:pPr>
    </w:p>
    <w:p w:rsidR="00DE205B" w:rsidRDefault="00B13958" w:rsidP="005A5B60">
      <w:pPr>
        <w:ind w:firstLineChars="100" w:firstLine="280"/>
        <w:rPr>
          <w:sz w:val="28"/>
        </w:rPr>
      </w:pPr>
      <w:r>
        <w:rPr>
          <w:rFonts w:hint="eastAsia"/>
          <w:sz w:val="28"/>
        </w:rPr>
        <w:t>pom.xml</w:t>
      </w:r>
      <w:r>
        <w:rPr>
          <w:rFonts w:hint="eastAsia"/>
          <w:sz w:val="28"/>
        </w:rPr>
        <w:t>文件</w:t>
      </w:r>
      <w:r w:rsidR="005A5B60">
        <w:rPr>
          <w:rFonts w:hint="eastAsia"/>
          <w:sz w:val="28"/>
        </w:rPr>
        <w:t xml:space="preserve"> </w:t>
      </w:r>
    </w:p>
    <w:p w:rsidR="005A5B60" w:rsidRDefault="005A5B60" w:rsidP="005A5B60">
      <w:r>
        <w:rPr>
          <w:rFonts w:hint="eastAsia"/>
        </w:rPr>
        <w:t>首先</w:t>
      </w:r>
      <w:proofErr w:type="gramStart"/>
      <w:r>
        <w:rPr>
          <w:rFonts w:hint="eastAsia"/>
        </w:rPr>
        <w:t>先</w:t>
      </w:r>
      <w:proofErr w:type="gramEnd"/>
      <w:r>
        <w:rPr>
          <w:rFonts w:hint="eastAsia"/>
        </w:rPr>
        <w:t>分析具体哪些包是通用的</w:t>
      </w:r>
    </w:p>
    <w:p w:rsidR="00CD17BE" w:rsidRPr="00606212" w:rsidRDefault="00CD17BE" w:rsidP="005A5B60">
      <w:pPr>
        <w:rPr>
          <w:color w:val="FF0000"/>
        </w:rPr>
      </w:pPr>
      <w:proofErr w:type="spellStart"/>
      <w:r w:rsidRPr="00606212">
        <w:rPr>
          <w:rFonts w:hint="eastAsia"/>
          <w:color w:val="FF0000"/>
        </w:rPr>
        <w:t>gmall</w:t>
      </w:r>
      <w:proofErr w:type="spellEnd"/>
      <w:r w:rsidRPr="00606212">
        <w:rPr>
          <w:rFonts w:hint="eastAsia"/>
          <w:color w:val="FF0000"/>
        </w:rPr>
        <w:t>-common-</w:t>
      </w:r>
      <w:proofErr w:type="spellStart"/>
      <w:r w:rsidRPr="00606212">
        <w:rPr>
          <w:rFonts w:hint="eastAsia"/>
          <w:color w:val="FF0000"/>
        </w:rPr>
        <w:t>util</w:t>
      </w:r>
      <w:proofErr w:type="spellEnd"/>
    </w:p>
    <w:tbl>
      <w:tblPr>
        <w:tblStyle w:val="ad"/>
        <w:tblW w:w="0" w:type="auto"/>
        <w:tblLook w:val="04A0" w:firstRow="1" w:lastRow="0" w:firstColumn="1" w:lastColumn="0" w:noHBand="0" w:noVBand="1"/>
      </w:tblPr>
      <w:tblGrid>
        <w:gridCol w:w="4261"/>
        <w:gridCol w:w="4261"/>
      </w:tblGrid>
      <w:tr w:rsidR="005A5B60" w:rsidTr="00173E92">
        <w:tc>
          <w:tcPr>
            <w:tcW w:w="4261" w:type="dxa"/>
          </w:tcPr>
          <w:p w:rsidR="005A5B60" w:rsidRPr="00E05850" w:rsidRDefault="005A5B60" w:rsidP="00173E9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eastAsia="宋体" w:hAnsi="Consolas" w:cs="宋体"/>
                <w:color w:val="000000"/>
                <w:kern w:val="0"/>
                <w:sz w:val="20"/>
                <w:szCs w:val="20"/>
              </w:rPr>
            </w:pPr>
            <w:r w:rsidRPr="00E05850">
              <w:rPr>
                <w:rFonts w:ascii="Consolas" w:eastAsia="宋体" w:hAnsi="Consolas" w:cs="宋体"/>
                <w:color w:val="000000"/>
                <w:kern w:val="0"/>
                <w:sz w:val="20"/>
                <w:szCs w:val="20"/>
              </w:rPr>
              <w:t>spring-boot-starter-test</w:t>
            </w:r>
          </w:p>
        </w:tc>
        <w:tc>
          <w:tcPr>
            <w:tcW w:w="4261" w:type="dxa"/>
          </w:tcPr>
          <w:p w:rsidR="005A5B60" w:rsidRDefault="005A5B60" w:rsidP="00173E92">
            <w:r>
              <w:rPr>
                <w:rFonts w:hint="eastAsia"/>
              </w:rPr>
              <w:t>测试</w:t>
            </w:r>
            <w:ins w:id="0" w:author="Administrator" w:date="2018-03-07T19:04:00Z">
              <w:r w:rsidR="006E3799">
                <w:rPr>
                  <w:rFonts w:ascii="Consolas" w:eastAsia="宋体" w:hAnsi="Consolas" w:cs="宋体" w:hint="eastAsia"/>
                  <w:color w:val="000000"/>
                  <w:kern w:val="0"/>
                  <w:sz w:val="20"/>
                  <w:szCs w:val="20"/>
                </w:rPr>
                <w:t>(</w:t>
              </w:r>
              <w:proofErr w:type="spellStart"/>
              <w:r w:rsidR="006E3799">
                <w:rPr>
                  <w:rFonts w:ascii="Consolas" w:eastAsia="宋体" w:hAnsi="Consolas" w:cs="宋体"/>
                  <w:color w:val="000000"/>
                  <w:kern w:val="0"/>
                  <w:sz w:val="20"/>
                  <w:szCs w:val="20"/>
                </w:rPr>
                <w:t>springboot</w:t>
              </w:r>
              <w:proofErr w:type="spellEnd"/>
              <w:r w:rsidR="006E3799">
                <w:rPr>
                  <w:rFonts w:ascii="Consolas" w:eastAsia="宋体" w:hAnsi="Consolas" w:cs="宋体"/>
                  <w:color w:val="000000"/>
                  <w:kern w:val="0"/>
                  <w:sz w:val="20"/>
                  <w:szCs w:val="20"/>
                </w:rPr>
                <w:t>有默认版本</w:t>
              </w:r>
            </w:ins>
            <w:r w:rsidR="006E3799">
              <w:rPr>
                <w:rFonts w:hint="eastAsia"/>
                <w:noProof/>
              </w:rPr>
              <w:t>号</w:t>
            </w:r>
            <w:ins w:id="1" w:author="Administrator" w:date="2018-03-07T19:04:00Z">
              <w:r w:rsidR="006E3799">
                <w:rPr>
                  <w:rFonts w:ascii="Consolas" w:eastAsia="宋体" w:hAnsi="Consolas" w:cs="宋体" w:hint="eastAsia"/>
                  <w:color w:val="000000"/>
                  <w:kern w:val="0"/>
                  <w:sz w:val="20"/>
                  <w:szCs w:val="20"/>
                </w:rPr>
                <w:t>)</w:t>
              </w:r>
            </w:ins>
          </w:p>
        </w:tc>
      </w:tr>
      <w:tr w:rsidR="005A5B60" w:rsidTr="00173E92">
        <w:tc>
          <w:tcPr>
            <w:tcW w:w="4261" w:type="dxa"/>
          </w:tcPr>
          <w:p w:rsidR="005A5B60" w:rsidRPr="00E05850" w:rsidRDefault="005A5B60" w:rsidP="00173E9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eastAsia="宋体" w:hAnsi="Consolas" w:cs="宋体"/>
                <w:color w:val="000000"/>
                <w:kern w:val="0"/>
                <w:sz w:val="20"/>
                <w:szCs w:val="20"/>
              </w:rPr>
            </w:pPr>
            <w:r w:rsidRPr="00E05850">
              <w:rPr>
                <w:rFonts w:ascii="Consolas" w:eastAsia="宋体" w:hAnsi="Consolas" w:cs="宋体"/>
                <w:color w:val="000000"/>
                <w:kern w:val="0"/>
                <w:sz w:val="20"/>
                <w:szCs w:val="20"/>
              </w:rPr>
              <w:t>spring-boot-starter-web</w:t>
            </w:r>
          </w:p>
        </w:tc>
        <w:tc>
          <w:tcPr>
            <w:tcW w:w="4261" w:type="dxa"/>
          </w:tcPr>
          <w:p w:rsidR="005A5B60" w:rsidRDefault="005A5B60" w:rsidP="00173E92">
            <w:r>
              <w:rPr>
                <w:rFonts w:hint="eastAsia"/>
              </w:rPr>
              <w:t>内含</w:t>
            </w:r>
            <w:r>
              <w:rPr>
                <w:rFonts w:hint="eastAsia"/>
              </w:rPr>
              <w:t>tomcat</w:t>
            </w:r>
            <w:r>
              <w:rPr>
                <w:rFonts w:hint="eastAsia"/>
              </w:rPr>
              <w:t>容器、</w:t>
            </w:r>
            <w:proofErr w:type="spellStart"/>
            <w:r>
              <w:t>H</w:t>
            </w:r>
            <w:r>
              <w:rPr>
                <w:rFonts w:hint="eastAsia"/>
              </w:rPr>
              <w:t>ttp</w:t>
            </w:r>
            <w:r>
              <w:t>SevrletRequest</w:t>
            </w:r>
            <w:proofErr w:type="spellEnd"/>
            <w:r>
              <w:rPr>
                <w:rFonts w:hint="eastAsia"/>
              </w:rPr>
              <w:t>等</w:t>
            </w:r>
          </w:p>
          <w:p w:rsidR="006E3799" w:rsidRPr="004B7E28" w:rsidRDefault="006E3799" w:rsidP="00173E92">
            <w:ins w:id="2" w:author="Administrator" w:date="2018-03-07T19:04:00Z">
              <w:r>
                <w:rPr>
                  <w:rFonts w:ascii="Consolas" w:eastAsia="宋体" w:hAnsi="Consolas" w:cs="宋体" w:hint="eastAsia"/>
                  <w:color w:val="000000"/>
                  <w:kern w:val="0"/>
                  <w:sz w:val="20"/>
                  <w:szCs w:val="20"/>
                </w:rPr>
                <w:t>(</w:t>
              </w:r>
              <w:proofErr w:type="spellStart"/>
              <w:r>
                <w:rPr>
                  <w:rFonts w:ascii="Consolas" w:eastAsia="宋体" w:hAnsi="Consolas" w:cs="宋体"/>
                  <w:color w:val="000000"/>
                  <w:kern w:val="0"/>
                  <w:sz w:val="20"/>
                  <w:szCs w:val="20"/>
                </w:rPr>
                <w:t>springboot</w:t>
              </w:r>
              <w:proofErr w:type="spellEnd"/>
              <w:r>
                <w:rPr>
                  <w:rFonts w:ascii="Consolas" w:eastAsia="宋体" w:hAnsi="Consolas" w:cs="宋体"/>
                  <w:color w:val="000000"/>
                  <w:kern w:val="0"/>
                  <w:sz w:val="20"/>
                  <w:szCs w:val="20"/>
                </w:rPr>
                <w:t>有默认版本</w:t>
              </w:r>
            </w:ins>
            <w:r>
              <w:rPr>
                <w:rFonts w:hint="eastAsia"/>
                <w:noProof/>
              </w:rPr>
              <w:t>号</w:t>
            </w:r>
            <w:ins w:id="3" w:author="Administrator" w:date="2018-03-07T19:04:00Z">
              <w:r>
                <w:rPr>
                  <w:rFonts w:ascii="Consolas" w:eastAsia="宋体" w:hAnsi="Consolas" w:cs="宋体" w:hint="eastAsia"/>
                  <w:color w:val="000000"/>
                  <w:kern w:val="0"/>
                  <w:sz w:val="20"/>
                  <w:szCs w:val="20"/>
                </w:rPr>
                <w:t>)</w:t>
              </w:r>
            </w:ins>
          </w:p>
        </w:tc>
      </w:tr>
      <w:tr w:rsidR="005A5B60" w:rsidTr="00173E92">
        <w:tc>
          <w:tcPr>
            <w:tcW w:w="4261" w:type="dxa"/>
          </w:tcPr>
          <w:p w:rsidR="005A5B60" w:rsidRPr="0052569C" w:rsidRDefault="005A5B60" w:rsidP="00173E9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eastAsia="宋体" w:hAnsi="Consolas" w:cs="宋体"/>
                <w:color w:val="000000"/>
                <w:kern w:val="0"/>
                <w:sz w:val="20"/>
                <w:szCs w:val="20"/>
              </w:rPr>
            </w:pPr>
            <w:proofErr w:type="spellStart"/>
            <w:r w:rsidRPr="0052569C">
              <w:rPr>
                <w:rFonts w:ascii="Consolas" w:eastAsia="宋体" w:hAnsi="Consolas" w:cs="宋体"/>
                <w:color w:val="000000"/>
                <w:kern w:val="0"/>
                <w:sz w:val="20"/>
                <w:szCs w:val="20"/>
              </w:rPr>
              <w:t>fastjson</w:t>
            </w:r>
            <w:proofErr w:type="spellEnd"/>
          </w:p>
        </w:tc>
        <w:tc>
          <w:tcPr>
            <w:tcW w:w="4261" w:type="dxa"/>
          </w:tcPr>
          <w:p w:rsidR="005A5B60" w:rsidRDefault="005A5B60" w:rsidP="00173E92">
            <w:r>
              <w:rPr>
                <w:rFonts w:hint="eastAsia"/>
              </w:rPr>
              <w:t>json</w:t>
            </w:r>
            <w:r>
              <w:rPr>
                <w:rFonts w:hint="eastAsia"/>
              </w:rPr>
              <w:t>工具</w:t>
            </w:r>
          </w:p>
        </w:tc>
      </w:tr>
      <w:tr w:rsidR="005A5B60" w:rsidTr="00173E92">
        <w:tc>
          <w:tcPr>
            <w:tcW w:w="4261" w:type="dxa"/>
          </w:tcPr>
          <w:p w:rsidR="005A5B60" w:rsidRPr="0052569C" w:rsidRDefault="005A5B60" w:rsidP="00173E9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eastAsia="宋体" w:hAnsi="Consolas" w:cs="宋体"/>
                <w:color w:val="000000"/>
                <w:kern w:val="0"/>
                <w:sz w:val="20"/>
                <w:szCs w:val="20"/>
              </w:rPr>
            </w:pPr>
            <w:r w:rsidRPr="0052569C">
              <w:rPr>
                <w:rFonts w:ascii="Consolas" w:eastAsia="宋体" w:hAnsi="Consolas" w:cs="宋体"/>
                <w:color w:val="000000"/>
                <w:kern w:val="0"/>
                <w:sz w:val="20"/>
                <w:szCs w:val="20"/>
              </w:rPr>
              <w:t>commons-lang3</w:t>
            </w:r>
          </w:p>
        </w:tc>
        <w:tc>
          <w:tcPr>
            <w:tcW w:w="4261" w:type="dxa"/>
          </w:tcPr>
          <w:p w:rsidR="005A5B60" w:rsidRDefault="005A5B60" w:rsidP="00173E92">
            <w:r>
              <w:rPr>
                <w:rFonts w:hint="eastAsia"/>
              </w:rPr>
              <w:t>方便好用的</w:t>
            </w:r>
            <w:r>
              <w:rPr>
                <w:rFonts w:hint="eastAsia"/>
              </w:rPr>
              <w:t>apach</w:t>
            </w:r>
            <w:r>
              <w:t>e</w:t>
            </w:r>
            <w:r>
              <w:rPr>
                <w:rFonts w:hint="eastAsia"/>
              </w:rPr>
              <w:t>工具库</w:t>
            </w:r>
          </w:p>
        </w:tc>
      </w:tr>
      <w:tr w:rsidR="005A5B60" w:rsidTr="00173E92">
        <w:tc>
          <w:tcPr>
            <w:tcW w:w="4261" w:type="dxa"/>
          </w:tcPr>
          <w:p w:rsidR="005A5B60" w:rsidRPr="0032283A" w:rsidRDefault="005A5B60" w:rsidP="00173E9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eastAsia="宋体" w:hAnsi="Consolas" w:cs="宋体"/>
                <w:color w:val="000000"/>
                <w:kern w:val="0"/>
                <w:sz w:val="20"/>
                <w:szCs w:val="20"/>
              </w:rPr>
            </w:pPr>
            <w:r w:rsidRPr="0032283A">
              <w:rPr>
                <w:rFonts w:ascii="Consolas" w:eastAsia="宋体" w:hAnsi="Consolas" w:cs="宋体"/>
                <w:color w:val="000000"/>
                <w:kern w:val="0"/>
                <w:sz w:val="20"/>
                <w:szCs w:val="20"/>
              </w:rPr>
              <w:t>commons-</w:t>
            </w:r>
            <w:proofErr w:type="spellStart"/>
            <w:r w:rsidRPr="0032283A">
              <w:rPr>
                <w:rFonts w:ascii="Consolas" w:eastAsia="宋体" w:hAnsi="Consolas" w:cs="宋体"/>
                <w:color w:val="000000"/>
                <w:kern w:val="0"/>
                <w:sz w:val="20"/>
                <w:szCs w:val="20"/>
              </w:rPr>
              <w:t>beanutils</w:t>
            </w:r>
            <w:proofErr w:type="spellEnd"/>
          </w:p>
        </w:tc>
        <w:tc>
          <w:tcPr>
            <w:tcW w:w="4261" w:type="dxa"/>
          </w:tcPr>
          <w:p w:rsidR="005A5B60" w:rsidRDefault="005A5B60" w:rsidP="00173E92">
            <w:r>
              <w:rPr>
                <w:rFonts w:hint="eastAsia"/>
              </w:rPr>
              <w:t>方便好用的</w:t>
            </w:r>
            <w:r>
              <w:rPr>
                <w:rFonts w:hint="eastAsia"/>
              </w:rPr>
              <w:t>apach</w:t>
            </w:r>
            <w:r>
              <w:t>e</w:t>
            </w:r>
            <w:r>
              <w:rPr>
                <w:rFonts w:hint="eastAsia"/>
              </w:rPr>
              <w:t>处理实体</w:t>
            </w:r>
            <w:r>
              <w:rPr>
                <w:rFonts w:hint="eastAsia"/>
              </w:rPr>
              <w:t>bean</w:t>
            </w:r>
            <w:r>
              <w:rPr>
                <w:rFonts w:hint="eastAsia"/>
              </w:rPr>
              <w:t>工具库</w:t>
            </w:r>
          </w:p>
        </w:tc>
      </w:tr>
      <w:tr w:rsidR="005A5B60" w:rsidTr="00173E92">
        <w:tc>
          <w:tcPr>
            <w:tcW w:w="4261" w:type="dxa"/>
          </w:tcPr>
          <w:p w:rsidR="005A5B60" w:rsidRPr="0032283A" w:rsidRDefault="005A5B60" w:rsidP="00173E9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eastAsia="宋体" w:hAnsi="Consolas" w:cs="宋体"/>
                <w:color w:val="000000"/>
                <w:kern w:val="0"/>
                <w:sz w:val="20"/>
                <w:szCs w:val="20"/>
              </w:rPr>
            </w:pPr>
            <w:r w:rsidRPr="0032283A">
              <w:rPr>
                <w:rFonts w:ascii="Consolas" w:eastAsia="宋体" w:hAnsi="Consolas" w:cs="宋体"/>
                <w:color w:val="000000"/>
                <w:kern w:val="0"/>
                <w:sz w:val="20"/>
                <w:szCs w:val="20"/>
              </w:rPr>
              <w:t>commons-codec</w:t>
            </w:r>
          </w:p>
        </w:tc>
        <w:tc>
          <w:tcPr>
            <w:tcW w:w="4261" w:type="dxa"/>
          </w:tcPr>
          <w:p w:rsidR="005A5B60" w:rsidRDefault="005A5B60" w:rsidP="00173E92">
            <w:r>
              <w:rPr>
                <w:rFonts w:hint="eastAsia"/>
              </w:rPr>
              <w:t>方便好用的</w:t>
            </w:r>
            <w:r>
              <w:rPr>
                <w:rFonts w:hint="eastAsia"/>
              </w:rPr>
              <w:t>apach</w:t>
            </w:r>
            <w:r>
              <w:t>e</w:t>
            </w:r>
            <w:r>
              <w:rPr>
                <w:rFonts w:hint="eastAsia"/>
              </w:rPr>
              <w:t>解码工具库</w:t>
            </w:r>
          </w:p>
        </w:tc>
      </w:tr>
      <w:tr w:rsidR="005A5B60" w:rsidTr="00173E92">
        <w:tc>
          <w:tcPr>
            <w:tcW w:w="4261" w:type="dxa"/>
          </w:tcPr>
          <w:p w:rsidR="005A5B60" w:rsidRPr="0032283A" w:rsidRDefault="005A5B60" w:rsidP="00173E9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eastAsia="宋体" w:hAnsi="Consolas" w:cs="宋体"/>
                <w:color w:val="000000"/>
                <w:kern w:val="0"/>
                <w:sz w:val="20"/>
                <w:szCs w:val="20"/>
              </w:rPr>
            </w:pPr>
            <w:proofErr w:type="spellStart"/>
            <w:r w:rsidRPr="0032283A">
              <w:rPr>
                <w:rFonts w:ascii="Consolas" w:eastAsia="宋体" w:hAnsi="Consolas" w:cs="宋体"/>
                <w:color w:val="000000"/>
                <w:kern w:val="0"/>
                <w:sz w:val="20"/>
                <w:szCs w:val="20"/>
              </w:rPr>
              <w:t>httpclient</w:t>
            </w:r>
            <w:proofErr w:type="spellEnd"/>
          </w:p>
        </w:tc>
        <w:tc>
          <w:tcPr>
            <w:tcW w:w="4261" w:type="dxa"/>
          </w:tcPr>
          <w:p w:rsidR="005A5B60" w:rsidRDefault="005A5B60" w:rsidP="00173E92">
            <w:r>
              <w:rPr>
                <w:rFonts w:hint="eastAsia"/>
              </w:rPr>
              <w:t>restful</w:t>
            </w:r>
            <w:r>
              <w:rPr>
                <w:rFonts w:hint="eastAsia"/>
              </w:rPr>
              <w:t>调用客户端</w:t>
            </w:r>
          </w:p>
        </w:tc>
      </w:tr>
    </w:tbl>
    <w:p w:rsidR="005A5B60" w:rsidRPr="00606212" w:rsidRDefault="00CD17BE" w:rsidP="00A24B68">
      <w:pPr>
        <w:rPr>
          <w:color w:val="FF0000"/>
          <w:sz w:val="28"/>
        </w:rPr>
      </w:pPr>
      <w:proofErr w:type="spellStart"/>
      <w:r w:rsidRPr="00606212">
        <w:rPr>
          <w:color w:val="FF0000"/>
          <w:sz w:val="28"/>
        </w:rPr>
        <w:t>gmall</w:t>
      </w:r>
      <w:proofErr w:type="spellEnd"/>
      <w:r w:rsidRPr="00606212">
        <w:rPr>
          <w:color w:val="FF0000"/>
          <w:sz w:val="28"/>
        </w:rPr>
        <w:t>-</w:t>
      </w:r>
      <w:r w:rsidRPr="00606212">
        <w:rPr>
          <w:rFonts w:hint="eastAsia"/>
          <w:color w:val="FF0000"/>
          <w:sz w:val="28"/>
        </w:rPr>
        <w:t>web-</w:t>
      </w:r>
      <w:proofErr w:type="spellStart"/>
      <w:r w:rsidRPr="00606212">
        <w:rPr>
          <w:rFonts w:hint="eastAsia"/>
          <w:color w:val="FF0000"/>
          <w:sz w:val="28"/>
        </w:rPr>
        <w:t>util</w:t>
      </w:r>
      <w:proofErr w:type="spellEnd"/>
    </w:p>
    <w:tbl>
      <w:tblPr>
        <w:tblStyle w:val="ad"/>
        <w:tblW w:w="0" w:type="auto"/>
        <w:tblLook w:val="04A0" w:firstRow="1" w:lastRow="0" w:firstColumn="1" w:lastColumn="0" w:noHBand="0" w:noVBand="1"/>
      </w:tblPr>
      <w:tblGrid>
        <w:gridCol w:w="2856"/>
        <w:gridCol w:w="5666"/>
      </w:tblGrid>
      <w:tr w:rsidR="00CD17BE" w:rsidTr="006E3799">
        <w:tc>
          <w:tcPr>
            <w:tcW w:w="2660" w:type="dxa"/>
          </w:tcPr>
          <w:p w:rsidR="00CD17BE" w:rsidRPr="00CD17BE" w:rsidRDefault="00606212" w:rsidP="00CD17B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eastAsia="宋体" w:hAnsi="Consolas" w:cs="宋体"/>
                <w:color w:val="000000"/>
                <w:kern w:val="0"/>
                <w:sz w:val="20"/>
                <w:szCs w:val="20"/>
              </w:rPr>
            </w:pPr>
            <w:proofErr w:type="spellStart"/>
            <w:r w:rsidRPr="00CD17BE">
              <w:rPr>
                <w:rFonts w:ascii="Consolas" w:eastAsia="宋体" w:hAnsi="Consolas" w:cs="宋体"/>
                <w:color w:val="000000"/>
                <w:kern w:val="0"/>
                <w:sz w:val="20"/>
                <w:szCs w:val="20"/>
              </w:rPr>
              <w:t>T</w:t>
            </w:r>
            <w:r w:rsidR="00CD17BE" w:rsidRPr="00CD17BE">
              <w:rPr>
                <w:rFonts w:ascii="Consolas" w:eastAsia="宋体" w:hAnsi="Consolas" w:cs="宋体"/>
                <w:color w:val="000000"/>
                <w:kern w:val="0"/>
                <w:sz w:val="20"/>
                <w:szCs w:val="20"/>
              </w:rPr>
              <w:t>hymeleaf</w:t>
            </w:r>
            <w:proofErr w:type="spellEnd"/>
            <w:r>
              <w:rPr>
                <w:rFonts w:ascii="Consolas" w:eastAsia="宋体" w:hAnsi="Consolas" w:cs="宋体"/>
                <w:color w:val="000000"/>
                <w:kern w:val="0"/>
                <w:sz w:val="20"/>
                <w:szCs w:val="20"/>
              </w:rPr>
              <w:t>/</w:t>
            </w:r>
            <w:proofErr w:type="spellStart"/>
            <w:r>
              <w:rPr>
                <w:rFonts w:ascii="Consolas" w:eastAsia="宋体" w:hAnsi="Consolas" w:cs="宋体"/>
                <w:color w:val="000000"/>
                <w:kern w:val="0"/>
                <w:sz w:val="20"/>
                <w:szCs w:val="20"/>
              </w:rPr>
              <w:t>jsp</w:t>
            </w:r>
            <w:proofErr w:type="spellEnd"/>
            <w:r>
              <w:rPr>
                <w:rFonts w:ascii="Consolas" w:eastAsia="宋体" w:hAnsi="Consolas" w:cs="宋体"/>
                <w:color w:val="000000"/>
                <w:kern w:val="0"/>
                <w:sz w:val="20"/>
                <w:szCs w:val="20"/>
              </w:rPr>
              <w:t>/</w:t>
            </w:r>
            <w:proofErr w:type="spellStart"/>
            <w:r>
              <w:rPr>
                <w:rFonts w:ascii="Consolas" w:eastAsia="宋体" w:hAnsi="Consolas" w:cs="宋体"/>
                <w:color w:val="000000"/>
                <w:kern w:val="0"/>
                <w:sz w:val="20"/>
                <w:szCs w:val="20"/>
              </w:rPr>
              <w:t>freemarker</w:t>
            </w:r>
            <w:proofErr w:type="spellEnd"/>
          </w:p>
        </w:tc>
        <w:tc>
          <w:tcPr>
            <w:tcW w:w="5862" w:type="dxa"/>
          </w:tcPr>
          <w:p w:rsidR="00CD17BE" w:rsidRDefault="00CD17BE" w:rsidP="00CD17BE">
            <w:proofErr w:type="spellStart"/>
            <w:r>
              <w:rPr>
                <w:rFonts w:hint="eastAsia"/>
              </w:rPr>
              <w:t>spring</w:t>
            </w:r>
            <w:r>
              <w:t>boot</w:t>
            </w:r>
            <w:proofErr w:type="spellEnd"/>
            <w:r>
              <w:rPr>
                <w:rFonts w:hint="eastAsia"/>
              </w:rPr>
              <w:t>自带页面渲染工具</w:t>
            </w:r>
            <w:ins w:id="4" w:author="Administrator" w:date="2018-03-07T19:04:00Z">
              <w:r w:rsidR="006E3799">
                <w:rPr>
                  <w:rFonts w:ascii="Consolas" w:eastAsia="宋体" w:hAnsi="Consolas" w:cs="宋体" w:hint="eastAsia"/>
                  <w:color w:val="000000"/>
                  <w:kern w:val="0"/>
                  <w:sz w:val="20"/>
                  <w:szCs w:val="20"/>
                </w:rPr>
                <w:t>(</w:t>
              </w:r>
              <w:proofErr w:type="spellStart"/>
              <w:r w:rsidR="006E3799">
                <w:rPr>
                  <w:rFonts w:ascii="Consolas" w:eastAsia="宋体" w:hAnsi="Consolas" w:cs="宋体"/>
                  <w:color w:val="000000"/>
                  <w:kern w:val="0"/>
                  <w:sz w:val="20"/>
                  <w:szCs w:val="20"/>
                </w:rPr>
                <w:t>springboot</w:t>
              </w:r>
              <w:proofErr w:type="spellEnd"/>
              <w:r w:rsidR="006E3799">
                <w:rPr>
                  <w:rFonts w:ascii="Consolas" w:eastAsia="宋体" w:hAnsi="Consolas" w:cs="宋体"/>
                  <w:color w:val="000000"/>
                  <w:kern w:val="0"/>
                  <w:sz w:val="20"/>
                  <w:szCs w:val="20"/>
                </w:rPr>
                <w:t>有默认版本</w:t>
              </w:r>
            </w:ins>
            <w:r w:rsidR="006E3799">
              <w:rPr>
                <w:rFonts w:hint="eastAsia"/>
                <w:noProof/>
              </w:rPr>
              <w:t>号</w:t>
            </w:r>
            <w:ins w:id="5" w:author="Administrator" w:date="2018-03-07T19:04:00Z">
              <w:r w:rsidR="006E3799">
                <w:rPr>
                  <w:rFonts w:ascii="Consolas" w:eastAsia="宋体" w:hAnsi="Consolas" w:cs="宋体" w:hint="eastAsia"/>
                  <w:color w:val="000000"/>
                  <w:kern w:val="0"/>
                  <w:sz w:val="20"/>
                  <w:szCs w:val="20"/>
                </w:rPr>
                <w:t>)</w:t>
              </w:r>
            </w:ins>
          </w:p>
        </w:tc>
      </w:tr>
    </w:tbl>
    <w:p w:rsidR="00CD17BE" w:rsidRPr="00606212" w:rsidRDefault="00CD17BE" w:rsidP="00CD17BE">
      <w:pPr>
        <w:rPr>
          <w:color w:val="FF0000"/>
          <w:sz w:val="28"/>
        </w:rPr>
      </w:pPr>
      <w:proofErr w:type="spellStart"/>
      <w:r w:rsidRPr="00606212">
        <w:rPr>
          <w:color w:val="FF0000"/>
          <w:sz w:val="28"/>
        </w:rPr>
        <w:t>gmall</w:t>
      </w:r>
      <w:proofErr w:type="spellEnd"/>
      <w:r w:rsidRPr="00606212">
        <w:rPr>
          <w:color w:val="FF0000"/>
          <w:sz w:val="28"/>
        </w:rPr>
        <w:t>-</w:t>
      </w:r>
      <w:r w:rsidRPr="00606212">
        <w:rPr>
          <w:rFonts w:hint="eastAsia"/>
          <w:color w:val="FF0000"/>
          <w:sz w:val="28"/>
        </w:rPr>
        <w:t>service-</w:t>
      </w:r>
      <w:proofErr w:type="spellStart"/>
      <w:r w:rsidRPr="00606212">
        <w:rPr>
          <w:rFonts w:hint="eastAsia"/>
          <w:color w:val="FF0000"/>
          <w:sz w:val="28"/>
        </w:rPr>
        <w:t>util</w:t>
      </w:r>
      <w:proofErr w:type="spellEnd"/>
    </w:p>
    <w:tbl>
      <w:tblPr>
        <w:tblStyle w:val="ad"/>
        <w:tblW w:w="0" w:type="auto"/>
        <w:tblLook w:val="04A0" w:firstRow="1" w:lastRow="0" w:firstColumn="1" w:lastColumn="0" w:noHBand="0" w:noVBand="1"/>
      </w:tblPr>
      <w:tblGrid>
        <w:gridCol w:w="3510"/>
        <w:gridCol w:w="5012"/>
      </w:tblGrid>
      <w:tr w:rsidR="00CD17BE" w:rsidTr="006E3799">
        <w:tc>
          <w:tcPr>
            <w:tcW w:w="3510" w:type="dxa"/>
          </w:tcPr>
          <w:p w:rsidR="00CD17BE" w:rsidRDefault="00CD17BE" w:rsidP="00A24B68">
            <w:pPr>
              <w:rPr>
                <w:sz w:val="28"/>
              </w:rPr>
            </w:pPr>
            <w:r w:rsidRPr="004125E1">
              <w:rPr>
                <w:rFonts w:ascii="Consolas" w:eastAsia="宋体" w:hAnsi="Consolas" w:cs="宋体"/>
                <w:color w:val="000000"/>
                <w:kern w:val="0"/>
                <w:sz w:val="20"/>
                <w:szCs w:val="20"/>
              </w:rPr>
              <w:t>spring-boot-starter-</w:t>
            </w:r>
            <w:proofErr w:type="spellStart"/>
            <w:r w:rsidRPr="004125E1">
              <w:rPr>
                <w:rFonts w:ascii="Consolas" w:eastAsia="宋体" w:hAnsi="Consolas" w:cs="宋体"/>
                <w:color w:val="000000"/>
                <w:kern w:val="0"/>
                <w:sz w:val="20"/>
                <w:szCs w:val="20"/>
              </w:rPr>
              <w:t>jdbc</w:t>
            </w:r>
            <w:proofErr w:type="spellEnd"/>
          </w:p>
        </w:tc>
        <w:tc>
          <w:tcPr>
            <w:tcW w:w="5012" w:type="dxa"/>
          </w:tcPr>
          <w:p w:rsidR="00CD17BE" w:rsidRDefault="006E3799" w:rsidP="006E3799">
            <w:r>
              <w:rPr>
                <w:rFonts w:hint="eastAsia"/>
              </w:rPr>
              <w:t>数据库驱动</w:t>
            </w:r>
            <w:ins w:id="6" w:author="Administrator" w:date="2018-03-07T19:04:00Z">
              <w:r>
                <w:rPr>
                  <w:rFonts w:ascii="Consolas" w:eastAsia="宋体" w:hAnsi="Consolas" w:cs="宋体" w:hint="eastAsia"/>
                  <w:color w:val="000000"/>
                  <w:kern w:val="0"/>
                  <w:sz w:val="20"/>
                  <w:szCs w:val="20"/>
                </w:rPr>
                <w:t>(</w:t>
              </w:r>
              <w:proofErr w:type="spellStart"/>
              <w:r>
                <w:rPr>
                  <w:rFonts w:ascii="Consolas" w:eastAsia="宋体" w:hAnsi="Consolas" w:cs="宋体"/>
                  <w:color w:val="000000"/>
                  <w:kern w:val="0"/>
                  <w:sz w:val="20"/>
                  <w:szCs w:val="20"/>
                </w:rPr>
                <w:t>springboot</w:t>
              </w:r>
              <w:proofErr w:type="spellEnd"/>
              <w:r>
                <w:rPr>
                  <w:rFonts w:ascii="Consolas" w:eastAsia="宋体" w:hAnsi="Consolas" w:cs="宋体"/>
                  <w:color w:val="000000"/>
                  <w:kern w:val="0"/>
                  <w:sz w:val="20"/>
                  <w:szCs w:val="20"/>
                </w:rPr>
                <w:t>有默认版本</w:t>
              </w:r>
            </w:ins>
            <w:r>
              <w:rPr>
                <w:rFonts w:hint="eastAsia"/>
                <w:noProof/>
              </w:rPr>
              <w:t>号</w:t>
            </w:r>
            <w:ins w:id="7" w:author="Administrator" w:date="2018-03-07T19:04:00Z">
              <w:r>
                <w:rPr>
                  <w:rFonts w:ascii="Consolas" w:eastAsia="宋体" w:hAnsi="Consolas" w:cs="宋体" w:hint="eastAsia"/>
                  <w:color w:val="000000"/>
                  <w:kern w:val="0"/>
                  <w:sz w:val="20"/>
                  <w:szCs w:val="20"/>
                </w:rPr>
                <w:t>)</w:t>
              </w:r>
            </w:ins>
          </w:p>
        </w:tc>
      </w:tr>
      <w:tr w:rsidR="00CD17BE" w:rsidTr="006E3799">
        <w:tc>
          <w:tcPr>
            <w:tcW w:w="3510" w:type="dxa"/>
          </w:tcPr>
          <w:p w:rsidR="00CD17BE" w:rsidRDefault="00CD17BE" w:rsidP="006E3799">
            <w:pPr>
              <w:rPr>
                <w:sz w:val="28"/>
              </w:rPr>
            </w:pPr>
            <w:proofErr w:type="spellStart"/>
            <w:r w:rsidRPr="004125E1">
              <w:t>mysql</w:t>
            </w:r>
            <w:proofErr w:type="spellEnd"/>
            <w:r w:rsidRPr="004125E1">
              <w:t>-connector-java</w:t>
            </w:r>
          </w:p>
        </w:tc>
        <w:tc>
          <w:tcPr>
            <w:tcW w:w="5012" w:type="dxa"/>
          </w:tcPr>
          <w:p w:rsidR="00CD17BE" w:rsidRDefault="006E3799" w:rsidP="006E3799">
            <w:r>
              <w:rPr>
                <w:rFonts w:hint="eastAsia"/>
              </w:rPr>
              <w:t>数据库连接器</w:t>
            </w:r>
            <w:ins w:id="8" w:author="Administrator" w:date="2018-03-07T19:04:00Z">
              <w:r>
                <w:rPr>
                  <w:rFonts w:ascii="Consolas" w:eastAsia="宋体" w:hAnsi="Consolas" w:cs="宋体" w:hint="eastAsia"/>
                  <w:color w:val="000000"/>
                  <w:kern w:val="0"/>
                  <w:sz w:val="20"/>
                  <w:szCs w:val="20"/>
                </w:rPr>
                <w:t>(</w:t>
              </w:r>
              <w:proofErr w:type="spellStart"/>
              <w:r>
                <w:rPr>
                  <w:rFonts w:ascii="Consolas" w:eastAsia="宋体" w:hAnsi="Consolas" w:cs="宋体"/>
                  <w:color w:val="000000"/>
                  <w:kern w:val="0"/>
                  <w:sz w:val="20"/>
                  <w:szCs w:val="20"/>
                </w:rPr>
                <w:t>springboot</w:t>
              </w:r>
              <w:proofErr w:type="spellEnd"/>
              <w:r>
                <w:rPr>
                  <w:rFonts w:ascii="Consolas" w:eastAsia="宋体" w:hAnsi="Consolas" w:cs="宋体"/>
                  <w:color w:val="000000"/>
                  <w:kern w:val="0"/>
                  <w:sz w:val="20"/>
                  <w:szCs w:val="20"/>
                </w:rPr>
                <w:t>有默认版本</w:t>
              </w:r>
            </w:ins>
            <w:r>
              <w:rPr>
                <w:rFonts w:hint="eastAsia"/>
                <w:noProof/>
              </w:rPr>
              <w:t>号</w:t>
            </w:r>
            <w:ins w:id="9" w:author="Administrator" w:date="2018-03-07T19:04:00Z">
              <w:r>
                <w:rPr>
                  <w:rFonts w:ascii="Consolas" w:eastAsia="宋体" w:hAnsi="Consolas" w:cs="宋体" w:hint="eastAsia"/>
                  <w:color w:val="000000"/>
                  <w:kern w:val="0"/>
                  <w:sz w:val="20"/>
                  <w:szCs w:val="20"/>
                </w:rPr>
                <w:t>)</w:t>
              </w:r>
            </w:ins>
          </w:p>
        </w:tc>
      </w:tr>
      <w:tr w:rsidR="00CD17BE" w:rsidTr="006E3799">
        <w:tc>
          <w:tcPr>
            <w:tcW w:w="3510" w:type="dxa"/>
          </w:tcPr>
          <w:p w:rsidR="00CD17BE" w:rsidRDefault="00CD17BE" w:rsidP="00A24B68">
            <w:pPr>
              <w:rPr>
                <w:sz w:val="28"/>
              </w:rPr>
            </w:pPr>
            <w:proofErr w:type="spellStart"/>
            <w:r w:rsidRPr="004125E1">
              <w:rPr>
                <w:rFonts w:ascii="Consolas" w:eastAsia="宋体" w:hAnsi="Consolas" w:cs="宋体"/>
                <w:color w:val="000000"/>
                <w:kern w:val="0"/>
                <w:sz w:val="20"/>
                <w:szCs w:val="20"/>
              </w:rPr>
              <w:t>mybatis</w:t>
            </w:r>
            <w:proofErr w:type="spellEnd"/>
            <w:r w:rsidRPr="004125E1">
              <w:rPr>
                <w:rFonts w:ascii="Consolas" w:eastAsia="宋体" w:hAnsi="Consolas" w:cs="宋体"/>
                <w:color w:val="000000"/>
                <w:kern w:val="0"/>
                <w:sz w:val="20"/>
                <w:szCs w:val="20"/>
              </w:rPr>
              <w:t>-spring-boot-starter</w:t>
            </w:r>
          </w:p>
        </w:tc>
        <w:tc>
          <w:tcPr>
            <w:tcW w:w="5012" w:type="dxa"/>
          </w:tcPr>
          <w:p w:rsidR="00CD17BE" w:rsidRDefault="006E3799" w:rsidP="006E3799">
            <w:proofErr w:type="spellStart"/>
            <w:r>
              <w:rPr>
                <w:rFonts w:hint="eastAsia"/>
              </w:rPr>
              <w:t>mybatis</w:t>
            </w:r>
            <w:proofErr w:type="spellEnd"/>
          </w:p>
        </w:tc>
      </w:tr>
    </w:tbl>
    <w:p w:rsidR="00CD17BE" w:rsidRDefault="00CD17BE" w:rsidP="00A24B68">
      <w:pPr>
        <w:rPr>
          <w:sz w:val="28"/>
        </w:rPr>
      </w:pPr>
    </w:p>
    <w:p w:rsidR="00911035" w:rsidRDefault="00911035" w:rsidP="00A24B68">
      <w:pPr>
        <w:rPr>
          <w:sz w:val="28"/>
        </w:rPr>
      </w:pPr>
    </w:p>
    <w:p w:rsidR="00911035" w:rsidRPr="00654EC8" w:rsidRDefault="00654EC8" w:rsidP="00A24B68">
      <w:proofErr w:type="spellStart"/>
      <w:r>
        <w:rPr>
          <w:rFonts w:hint="eastAsia"/>
        </w:rPr>
        <w:t>gmall</w:t>
      </w:r>
      <w:proofErr w:type="spellEnd"/>
      <w:r>
        <w:rPr>
          <w:rFonts w:hint="eastAsia"/>
        </w:rPr>
        <w:t>-common-</w:t>
      </w:r>
      <w:proofErr w:type="spellStart"/>
      <w:r>
        <w:rPr>
          <w:rFonts w:hint="eastAsia"/>
        </w:rPr>
        <w:t>util</w:t>
      </w:r>
      <w:proofErr w:type="spellEnd"/>
      <w:r>
        <w:rPr>
          <w:rFonts w:hint="eastAsia"/>
        </w:rPr>
        <w:t>的</w:t>
      </w:r>
      <w:r>
        <w:rPr>
          <w:rFonts w:hint="eastAsia"/>
        </w:rPr>
        <w:t>pom.xml</w:t>
      </w:r>
    </w:p>
    <w:tbl>
      <w:tblPr>
        <w:tblStyle w:val="ad"/>
        <w:tblW w:w="0" w:type="auto"/>
        <w:tblLook w:val="04A0" w:firstRow="1" w:lastRow="0" w:firstColumn="1" w:lastColumn="0" w:noHBand="0" w:noVBand="1"/>
      </w:tblPr>
      <w:tblGrid>
        <w:gridCol w:w="8522"/>
      </w:tblGrid>
      <w:tr w:rsidR="00DC462C" w:rsidTr="00DC462C">
        <w:tc>
          <w:tcPr>
            <w:tcW w:w="8522" w:type="dxa"/>
          </w:tcPr>
          <w:p w:rsidR="00DC462C" w:rsidRPr="00DC462C" w:rsidRDefault="00DC462C" w:rsidP="00DC462C">
            <w:pPr>
              <w:pStyle w:val="af"/>
              <w:rPr>
                <w:color w:val="000000"/>
              </w:rPr>
            </w:pPr>
            <w:r w:rsidRPr="00DC462C">
              <w:rPr>
                <w:i/>
                <w:iCs/>
                <w:color w:val="000000"/>
              </w:rPr>
              <w:t>&lt;?</w:t>
            </w:r>
            <w:r w:rsidRPr="00DC462C">
              <w:rPr>
                <w:color w:val="0000FF"/>
                <w:shd w:val="clear" w:color="auto" w:fill="EFEFEF"/>
              </w:rPr>
              <w:t>xml version</w:t>
            </w:r>
            <w:r w:rsidRPr="00DC462C">
              <w:rPr>
                <w:shd w:val="clear" w:color="auto" w:fill="EFEFEF"/>
              </w:rPr>
              <w:t xml:space="preserve">="1.0" </w:t>
            </w:r>
            <w:r w:rsidRPr="00DC462C">
              <w:rPr>
                <w:color w:val="0000FF"/>
                <w:shd w:val="clear" w:color="auto" w:fill="EFEFEF"/>
              </w:rPr>
              <w:t>encoding</w:t>
            </w:r>
            <w:r w:rsidRPr="00DC462C">
              <w:rPr>
                <w:shd w:val="clear" w:color="auto" w:fill="EFEFEF"/>
              </w:rPr>
              <w:t>="UTF-8"</w:t>
            </w:r>
            <w:r w:rsidRPr="00DC462C">
              <w:rPr>
                <w:i/>
                <w:iCs/>
                <w:color w:val="000000"/>
              </w:rPr>
              <w:t>?&gt;</w:t>
            </w:r>
            <w:r w:rsidRPr="00DC462C">
              <w:rPr>
                <w:i/>
                <w:iCs/>
                <w:color w:val="000000"/>
              </w:rPr>
              <w:br/>
            </w:r>
            <w:r w:rsidRPr="00DC462C">
              <w:rPr>
                <w:color w:val="000000"/>
                <w:shd w:val="clear" w:color="auto" w:fill="EFEFEF"/>
              </w:rPr>
              <w:t>&lt;</w:t>
            </w:r>
            <w:r w:rsidRPr="00DC462C">
              <w:rPr>
                <w:color w:val="000080"/>
                <w:shd w:val="clear" w:color="auto" w:fill="EFEFEF"/>
              </w:rPr>
              <w:t xml:space="preserve">project </w:t>
            </w:r>
            <w:proofErr w:type="spellStart"/>
            <w:r w:rsidRPr="00DC462C">
              <w:rPr>
                <w:color w:val="0000FF"/>
                <w:shd w:val="clear" w:color="auto" w:fill="EFEFEF"/>
              </w:rPr>
              <w:t>xmlns</w:t>
            </w:r>
            <w:proofErr w:type="spellEnd"/>
            <w:r w:rsidRPr="00DC462C">
              <w:rPr>
                <w:shd w:val="clear" w:color="auto" w:fill="EFEFEF"/>
              </w:rPr>
              <w:t>="http://maven.apache.org/POM/4.0.0"</w:t>
            </w:r>
            <w:r w:rsidRPr="00DC462C">
              <w:rPr>
                <w:shd w:val="clear" w:color="auto" w:fill="EFEFEF"/>
              </w:rPr>
              <w:br/>
              <w:t xml:space="preserve">         </w:t>
            </w:r>
            <w:proofErr w:type="spellStart"/>
            <w:r w:rsidRPr="00DC462C">
              <w:rPr>
                <w:color w:val="0000FF"/>
                <w:shd w:val="clear" w:color="auto" w:fill="EFEFEF"/>
              </w:rPr>
              <w:t>xmlns:</w:t>
            </w:r>
            <w:r w:rsidRPr="00DC462C">
              <w:rPr>
                <w:color w:val="660E7A"/>
                <w:shd w:val="clear" w:color="auto" w:fill="EFEFEF"/>
              </w:rPr>
              <w:t>xsi</w:t>
            </w:r>
            <w:proofErr w:type="spellEnd"/>
            <w:r w:rsidRPr="00DC462C">
              <w:rPr>
                <w:shd w:val="clear" w:color="auto" w:fill="EFEFEF"/>
              </w:rPr>
              <w:t>="http://www.w3.org/2001/XMLSchema-instance"</w:t>
            </w:r>
            <w:r w:rsidRPr="00DC462C">
              <w:rPr>
                <w:shd w:val="clear" w:color="auto" w:fill="EFEFEF"/>
              </w:rPr>
              <w:br/>
              <w:t xml:space="preserve">         </w:t>
            </w:r>
            <w:proofErr w:type="spellStart"/>
            <w:r w:rsidRPr="00DC462C">
              <w:rPr>
                <w:color w:val="660E7A"/>
                <w:shd w:val="clear" w:color="auto" w:fill="EFEFEF"/>
              </w:rPr>
              <w:t>xsi</w:t>
            </w:r>
            <w:r w:rsidRPr="00DC462C">
              <w:rPr>
                <w:color w:val="0000FF"/>
                <w:shd w:val="clear" w:color="auto" w:fill="EFEFEF"/>
              </w:rPr>
              <w:t>:schemaLocation</w:t>
            </w:r>
            <w:proofErr w:type="spellEnd"/>
            <w:r w:rsidRPr="00DC462C">
              <w:rPr>
                <w:shd w:val="clear" w:color="auto" w:fill="EFEFEF"/>
              </w:rPr>
              <w:t>="http://maven.apache.org/POM/4.0.0 http://maven.apache.org/xsd/maven-4.0.0.xsd"</w:t>
            </w:r>
            <w:r w:rsidRPr="00DC462C">
              <w:rPr>
                <w:color w:val="000000"/>
                <w:shd w:val="clear" w:color="auto" w:fill="EFEFEF"/>
              </w:rPr>
              <w:t>&gt;</w:t>
            </w:r>
            <w:r w:rsidRPr="00DC462C">
              <w:rPr>
                <w:color w:val="000000"/>
              </w:rPr>
              <w:br/>
              <w:t xml:space="preserve">    </w:t>
            </w:r>
            <w:r w:rsidRPr="00DC462C">
              <w:rPr>
                <w:color w:val="000000"/>
                <w:shd w:val="clear" w:color="auto" w:fill="EFEFEF"/>
              </w:rPr>
              <w:t>&lt;</w:t>
            </w:r>
            <w:proofErr w:type="spellStart"/>
            <w:r w:rsidRPr="00DC462C">
              <w:rPr>
                <w:color w:val="000080"/>
                <w:shd w:val="clear" w:color="auto" w:fill="EFEFEF"/>
              </w:rPr>
              <w:t>modelVersion</w:t>
            </w:r>
            <w:proofErr w:type="spellEnd"/>
            <w:r w:rsidRPr="00DC462C">
              <w:rPr>
                <w:color w:val="000000"/>
                <w:shd w:val="clear" w:color="auto" w:fill="EFEFEF"/>
              </w:rPr>
              <w:t>&gt;</w:t>
            </w:r>
            <w:r w:rsidRPr="00DC462C">
              <w:rPr>
                <w:color w:val="000000"/>
              </w:rPr>
              <w:t>4.0.0</w:t>
            </w:r>
            <w:r w:rsidRPr="00DC462C">
              <w:rPr>
                <w:color w:val="000000"/>
                <w:shd w:val="clear" w:color="auto" w:fill="EFEFEF"/>
              </w:rPr>
              <w:t>&lt;/</w:t>
            </w:r>
            <w:proofErr w:type="spellStart"/>
            <w:r w:rsidRPr="00DC462C">
              <w:rPr>
                <w:color w:val="000080"/>
                <w:shd w:val="clear" w:color="auto" w:fill="EFEFEF"/>
              </w:rPr>
              <w:t>modelVersion</w:t>
            </w:r>
            <w:proofErr w:type="spellEnd"/>
            <w:r w:rsidRPr="00DC462C">
              <w:rPr>
                <w:color w:val="000000"/>
                <w:shd w:val="clear" w:color="auto" w:fill="EFEFEF"/>
              </w:rPr>
              <w:t>&gt;</w:t>
            </w:r>
            <w:r w:rsidRPr="00DC462C">
              <w:rPr>
                <w:color w:val="000000"/>
              </w:rPr>
              <w:br/>
              <w:t xml:space="preserve">    </w:t>
            </w:r>
            <w:r w:rsidRPr="00DC462C">
              <w:rPr>
                <w:color w:val="000000"/>
                <w:shd w:val="clear" w:color="auto" w:fill="EFEFEF"/>
              </w:rPr>
              <w:t>&lt;</w:t>
            </w:r>
            <w:proofErr w:type="spellStart"/>
            <w:r w:rsidRPr="00DC462C">
              <w:rPr>
                <w:color w:val="000080"/>
                <w:shd w:val="clear" w:color="auto" w:fill="EFEFEF"/>
              </w:rPr>
              <w:t>groupId</w:t>
            </w:r>
            <w:proofErr w:type="spellEnd"/>
            <w:r w:rsidRPr="00DC462C">
              <w:rPr>
                <w:color w:val="000000"/>
                <w:shd w:val="clear" w:color="auto" w:fill="EFEFEF"/>
              </w:rPr>
              <w:t>&gt;</w:t>
            </w:r>
            <w:proofErr w:type="spellStart"/>
            <w:r w:rsidRPr="00DC462C">
              <w:rPr>
                <w:color w:val="000000"/>
              </w:rPr>
              <w:t>com.atguigu.gmall</w:t>
            </w:r>
            <w:proofErr w:type="spellEnd"/>
            <w:r w:rsidRPr="00DC462C">
              <w:rPr>
                <w:color w:val="000000"/>
                <w:shd w:val="clear" w:color="auto" w:fill="EFEFEF"/>
              </w:rPr>
              <w:t>&lt;/</w:t>
            </w:r>
            <w:proofErr w:type="spellStart"/>
            <w:r w:rsidRPr="00DC462C">
              <w:rPr>
                <w:color w:val="000080"/>
                <w:shd w:val="clear" w:color="auto" w:fill="EFEFEF"/>
              </w:rPr>
              <w:t>groupId</w:t>
            </w:r>
            <w:proofErr w:type="spellEnd"/>
            <w:r w:rsidRPr="00DC462C">
              <w:rPr>
                <w:color w:val="000000"/>
                <w:shd w:val="clear" w:color="auto" w:fill="EFEFEF"/>
              </w:rPr>
              <w:t>&gt;</w:t>
            </w:r>
            <w:r w:rsidRPr="00DC462C">
              <w:rPr>
                <w:color w:val="000000"/>
              </w:rPr>
              <w:br/>
              <w:t xml:space="preserve">    </w:t>
            </w:r>
            <w:r w:rsidRPr="00DC462C">
              <w:rPr>
                <w:color w:val="000000"/>
                <w:shd w:val="clear" w:color="auto" w:fill="EFEFEF"/>
              </w:rPr>
              <w:t>&lt;</w:t>
            </w:r>
            <w:proofErr w:type="spellStart"/>
            <w:r w:rsidRPr="00DC462C">
              <w:rPr>
                <w:color w:val="000080"/>
                <w:shd w:val="clear" w:color="auto" w:fill="EFEFEF"/>
              </w:rPr>
              <w:t>artifactId</w:t>
            </w:r>
            <w:proofErr w:type="spellEnd"/>
            <w:r w:rsidRPr="00DC462C">
              <w:rPr>
                <w:color w:val="000000"/>
                <w:shd w:val="clear" w:color="auto" w:fill="EFEFEF"/>
              </w:rPr>
              <w:t>&gt;</w:t>
            </w:r>
            <w:proofErr w:type="spellStart"/>
            <w:r w:rsidRPr="00DC462C">
              <w:rPr>
                <w:color w:val="000000"/>
              </w:rPr>
              <w:t>gmall</w:t>
            </w:r>
            <w:proofErr w:type="spellEnd"/>
            <w:r w:rsidRPr="00DC462C">
              <w:rPr>
                <w:color w:val="000000"/>
              </w:rPr>
              <w:t>-common-</w:t>
            </w:r>
            <w:proofErr w:type="spellStart"/>
            <w:r w:rsidRPr="00DC462C">
              <w:rPr>
                <w:color w:val="000000"/>
              </w:rPr>
              <w:t>util</w:t>
            </w:r>
            <w:proofErr w:type="spellEnd"/>
            <w:r w:rsidRPr="00DC462C">
              <w:rPr>
                <w:color w:val="000000"/>
                <w:shd w:val="clear" w:color="auto" w:fill="EFEFEF"/>
              </w:rPr>
              <w:t>&lt;/</w:t>
            </w:r>
            <w:proofErr w:type="spellStart"/>
            <w:r w:rsidRPr="00DC462C">
              <w:rPr>
                <w:color w:val="000080"/>
                <w:shd w:val="clear" w:color="auto" w:fill="EFEFEF"/>
              </w:rPr>
              <w:t>artifactId</w:t>
            </w:r>
            <w:proofErr w:type="spellEnd"/>
            <w:r w:rsidRPr="00DC462C">
              <w:rPr>
                <w:color w:val="000000"/>
                <w:shd w:val="clear" w:color="auto" w:fill="EFEFEF"/>
              </w:rPr>
              <w:t>&gt;</w:t>
            </w:r>
            <w:r w:rsidRPr="00DC462C">
              <w:rPr>
                <w:color w:val="000000"/>
              </w:rPr>
              <w:br/>
            </w:r>
            <w:r w:rsidRPr="00DC462C">
              <w:rPr>
                <w:color w:val="000000"/>
              </w:rPr>
              <w:lastRenderedPageBreak/>
              <w:t xml:space="preserve">    </w:t>
            </w:r>
            <w:r w:rsidRPr="00DC462C">
              <w:rPr>
                <w:color w:val="000000"/>
                <w:shd w:val="clear" w:color="auto" w:fill="EFEFEF"/>
              </w:rPr>
              <w:t>&lt;</w:t>
            </w:r>
            <w:r w:rsidRPr="00DC462C">
              <w:rPr>
                <w:color w:val="000080"/>
                <w:shd w:val="clear" w:color="auto" w:fill="EFEFEF"/>
              </w:rPr>
              <w:t>version</w:t>
            </w:r>
            <w:r w:rsidRPr="00DC462C">
              <w:rPr>
                <w:color w:val="000000"/>
                <w:shd w:val="clear" w:color="auto" w:fill="EFEFEF"/>
              </w:rPr>
              <w:t>&gt;</w:t>
            </w:r>
            <w:r w:rsidRPr="00DC462C">
              <w:rPr>
                <w:color w:val="000000"/>
              </w:rPr>
              <w:t>1.0-SNAPSHOT</w:t>
            </w:r>
            <w:r w:rsidRPr="00DC462C">
              <w:rPr>
                <w:color w:val="000000"/>
                <w:shd w:val="clear" w:color="auto" w:fill="EFEFEF"/>
              </w:rPr>
              <w:t>&lt;/</w:t>
            </w:r>
            <w:r w:rsidRPr="00DC462C">
              <w:rPr>
                <w:color w:val="000080"/>
                <w:shd w:val="clear" w:color="auto" w:fill="EFEFEF"/>
              </w:rPr>
              <w:t>version</w:t>
            </w:r>
            <w:r w:rsidRPr="00DC462C">
              <w:rPr>
                <w:color w:val="000000"/>
                <w:shd w:val="clear" w:color="auto" w:fill="EFEFEF"/>
              </w:rPr>
              <w:t>&gt;</w:t>
            </w:r>
            <w:r w:rsidRPr="00DC462C">
              <w:rPr>
                <w:color w:val="000000"/>
              </w:rPr>
              <w:br/>
              <w:t xml:space="preserve">    </w:t>
            </w:r>
            <w:r w:rsidRPr="00DC462C">
              <w:rPr>
                <w:color w:val="000000"/>
                <w:shd w:val="clear" w:color="auto" w:fill="EFEFEF"/>
              </w:rPr>
              <w:t>&lt;</w:t>
            </w:r>
            <w:r w:rsidRPr="00DC462C">
              <w:rPr>
                <w:color w:val="000080"/>
                <w:shd w:val="clear" w:color="auto" w:fill="EFEFEF"/>
              </w:rPr>
              <w:t>parent</w:t>
            </w:r>
            <w:r w:rsidRPr="00DC462C">
              <w:rPr>
                <w:color w:val="000000"/>
                <w:shd w:val="clear" w:color="auto" w:fill="EFEFEF"/>
              </w:rPr>
              <w:t>&gt;</w:t>
            </w:r>
            <w:r w:rsidRPr="00DC462C">
              <w:rPr>
                <w:color w:val="000000"/>
              </w:rPr>
              <w:br/>
              <w:t xml:space="preserve">        </w:t>
            </w:r>
            <w:r w:rsidRPr="00DC462C">
              <w:rPr>
                <w:color w:val="000000"/>
                <w:shd w:val="clear" w:color="auto" w:fill="EFEFEF"/>
              </w:rPr>
              <w:t>&lt;</w:t>
            </w:r>
            <w:proofErr w:type="spellStart"/>
            <w:r w:rsidRPr="00DC462C">
              <w:rPr>
                <w:color w:val="000080"/>
                <w:shd w:val="clear" w:color="auto" w:fill="EFEFEF"/>
              </w:rPr>
              <w:t>groupId</w:t>
            </w:r>
            <w:proofErr w:type="spellEnd"/>
            <w:r w:rsidRPr="00DC462C">
              <w:rPr>
                <w:color w:val="000000"/>
                <w:shd w:val="clear" w:color="auto" w:fill="EFEFEF"/>
              </w:rPr>
              <w:t>&gt;</w:t>
            </w:r>
            <w:proofErr w:type="spellStart"/>
            <w:r w:rsidRPr="00DC462C">
              <w:rPr>
                <w:color w:val="000000"/>
              </w:rPr>
              <w:t>com.atguigu.gmall</w:t>
            </w:r>
            <w:proofErr w:type="spellEnd"/>
            <w:r w:rsidRPr="00DC462C">
              <w:rPr>
                <w:color w:val="000000"/>
                <w:shd w:val="clear" w:color="auto" w:fill="EFEFEF"/>
              </w:rPr>
              <w:t>&lt;/</w:t>
            </w:r>
            <w:proofErr w:type="spellStart"/>
            <w:r w:rsidRPr="00DC462C">
              <w:rPr>
                <w:color w:val="000080"/>
                <w:shd w:val="clear" w:color="auto" w:fill="EFEFEF"/>
              </w:rPr>
              <w:t>groupId</w:t>
            </w:r>
            <w:proofErr w:type="spellEnd"/>
            <w:r w:rsidRPr="00DC462C">
              <w:rPr>
                <w:color w:val="000000"/>
                <w:shd w:val="clear" w:color="auto" w:fill="EFEFEF"/>
              </w:rPr>
              <w:t>&gt;</w:t>
            </w:r>
            <w:r w:rsidRPr="00DC462C">
              <w:rPr>
                <w:color w:val="000000"/>
              </w:rPr>
              <w:br/>
              <w:t xml:space="preserve">        </w:t>
            </w:r>
            <w:r w:rsidRPr="00DC462C">
              <w:rPr>
                <w:color w:val="000000"/>
                <w:shd w:val="clear" w:color="auto" w:fill="EFEFEF"/>
              </w:rPr>
              <w:t>&lt;</w:t>
            </w:r>
            <w:proofErr w:type="spellStart"/>
            <w:r w:rsidRPr="00DC462C">
              <w:rPr>
                <w:color w:val="000080"/>
                <w:shd w:val="clear" w:color="auto" w:fill="EFEFEF"/>
              </w:rPr>
              <w:t>artifactId</w:t>
            </w:r>
            <w:proofErr w:type="spellEnd"/>
            <w:r w:rsidRPr="00DC462C">
              <w:rPr>
                <w:color w:val="000000"/>
                <w:shd w:val="clear" w:color="auto" w:fill="EFEFEF"/>
              </w:rPr>
              <w:t>&gt;</w:t>
            </w:r>
            <w:proofErr w:type="spellStart"/>
            <w:r w:rsidRPr="00DC462C">
              <w:rPr>
                <w:color w:val="000000"/>
              </w:rPr>
              <w:t>gmall</w:t>
            </w:r>
            <w:proofErr w:type="spellEnd"/>
            <w:r w:rsidRPr="00DC462C">
              <w:rPr>
                <w:color w:val="000000"/>
              </w:rPr>
              <w:t>-parent</w:t>
            </w:r>
            <w:r w:rsidRPr="00DC462C">
              <w:rPr>
                <w:color w:val="000000"/>
                <w:shd w:val="clear" w:color="auto" w:fill="EFEFEF"/>
              </w:rPr>
              <w:t>&lt;/</w:t>
            </w:r>
            <w:proofErr w:type="spellStart"/>
            <w:r w:rsidRPr="00DC462C">
              <w:rPr>
                <w:color w:val="000080"/>
                <w:shd w:val="clear" w:color="auto" w:fill="EFEFEF"/>
              </w:rPr>
              <w:t>artifactId</w:t>
            </w:r>
            <w:proofErr w:type="spellEnd"/>
            <w:r w:rsidRPr="00DC462C">
              <w:rPr>
                <w:color w:val="000000"/>
                <w:shd w:val="clear" w:color="auto" w:fill="EFEFEF"/>
              </w:rPr>
              <w:t>&gt;</w:t>
            </w:r>
            <w:r w:rsidRPr="00DC462C">
              <w:rPr>
                <w:color w:val="000000"/>
              </w:rPr>
              <w:br/>
              <w:t xml:space="preserve">        </w:t>
            </w:r>
            <w:r w:rsidRPr="00DC462C">
              <w:rPr>
                <w:color w:val="000000"/>
                <w:shd w:val="clear" w:color="auto" w:fill="EFEFEF"/>
              </w:rPr>
              <w:t>&lt;</w:t>
            </w:r>
            <w:r w:rsidRPr="00DC462C">
              <w:rPr>
                <w:color w:val="000080"/>
                <w:shd w:val="clear" w:color="auto" w:fill="EFEFEF"/>
              </w:rPr>
              <w:t>version</w:t>
            </w:r>
            <w:r w:rsidRPr="00DC462C">
              <w:rPr>
                <w:color w:val="000000"/>
                <w:shd w:val="clear" w:color="auto" w:fill="EFEFEF"/>
              </w:rPr>
              <w:t>&gt;</w:t>
            </w:r>
            <w:r w:rsidRPr="00DC462C">
              <w:rPr>
                <w:color w:val="000000"/>
              </w:rPr>
              <w:t>1.0-SNAPSHOT</w:t>
            </w:r>
            <w:r w:rsidRPr="00DC462C">
              <w:rPr>
                <w:color w:val="000000"/>
                <w:shd w:val="clear" w:color="auto" w:fill="EFEFEF"/>
              </w:rPr>
              <w:t>&lt;/</w:t>
            </w:r>
            <w:r w:rsidRPr="00DC462C">
              <w:rPr>
                <w:color w:val="000080"/>
                <w:shd w:val="clear" w:color="auto" w:fill="EFEFEF"/>
              </w:rPr>
              <w:t>version</w:t>
            </w:r>
            <w:r w:rsidRPr="00DC462C">
              <w:rPr>
                <w:color w:val="000000"/>
                <w:shd w:val="clear" w:color="auto" w:fill="EFEFEF"/>
              </w:rPr>
              <w:t>&gt;</w:t>
            </w:r>
            <w:r w:rsidRPr="00DC462C">
              <w:rPr>
                <w:color w:val="000000"/>
              </w:rPr>
              <w:br/>
              <w:t xml:space="preserve">    </w:t>
            </w:r>
            <w:r w:rsidRPr="00DC462C">
              <w:rPr>
                <w:color w:val="000000"/>
                <w:shd w:val="clear" w:color="auto" w:fill="EFEFEF"/>
              </w:rPr>
              <w:t>&lt;/</w:t>
            </w:r>
            <w:r w:rsidRPr="00DC462C">
              <w:rPr>
                <w:color w:val="000080"/>
                <w:shd w:val="clear" w:color="auto" w:fill="EFEFEF"/>
              </w:rPr>
              <w:t>parent</w:t>
            </w:r>
            <w:r w:rsidRPr="00DC462C">
              <w:rPr>
                <w:color w:val="000000"/>
                <w:shd w:val="clear" w:color="auto" w:fill="EFEFEF"/>
              </w:rPr>
              <w:t>&gt;</w:t>
            </w:r>
            <w:r w:rsidRPr="00DC462C">
              <w:rPr>
                <w:color w:val="000000"/>
              </w:rPr>
              <w:br/>
              <w:t xml:space="preserve">    </w:t>
            </w:r>
            <w:r w:rsidRPr="00DC462C">
              <w:rPr>
                <w:color w:val="000000"/>
                <w:shd w:val="clear" w:color="auto" w:fill="EFEFEF"/>
              </w:rPr>
              <w:t>&lt;</w:t>
            </w:r>
            <w:r w:rsidRPr="00DC462C">
              <w:rPr>
                <w:color w:val="000080"/>
                <w:shd w:val="clear" w:color="auto" w:fill="EFEFEF"/>
              </w:rPr>
              <w:t>dependencies</w:t>
            </w:r>
            <w:r w:rsidRPr="00DC462C">
              <w:rPr>
                <w:color w:val="000000"/>
                <w:shd w:val="clear" w:color="auto" w:fill="EFEFEF"/>
              </w:rPr>
              <w:t>&gt;</w:t>
            </w:r>
            <w:r w:rsidRPr="00DC462C">
              <w:rPr>
                <w:color w:val="000000"/>
              </w:rPr>
              <w:br/>
              <w:t xml:space="preserve">        </w:t>
            </w:r>
            <w:r w:rsidRPr="00DC462C">
              <w:rPr>
                <w:color w:val="000000"/>
                <w:shd w:val="clear" w:color="auto" w:fill="EFEFEF"/>
              </w:rPr>
              <w:t>&lt;</w:t>
            </w:r>
            <w:r w:rsidRPr="00DC462C">
              <w:rPr>
                <w:color w:val="000080"/>
                <w:shd w:val="clear" w:color="auto" w:fill="EFEFEF"/>
              </w:rPr>
              <w:t>dependency</w:t>
            </w:r>
            <w:r w:rsidRPr="00DC462C">
              <w:rPr>
                <w:color w:val="000000"/>
                <w:shd w:val="clear" w:color="auto" w:fill="EFEFEF"/>
              </w:rPr>
              <w:t>&gt;</w:t>
            </w:r>
            <w:r w:rsidRPr="00DC462C">
              <w:rPr>
                <w:color w:val="000000"/>
              </w:rPr>
              <w:br/>
              <w:t xml:space="preserve">            </w:t>
            </w:r>
            <w:r w:rsidRPr="00DC462C">
              <w:rPr>
                <w:color w:val="000000"/>
                <w:shd w:val="clear" w:color="auto" w:fill="EFEFEF"/>
              </w:rPr>
              <w:t>&lt;</w:t>
            </w:r>
            <w:proofErr w:type="spellStart"/>
            <w:r w:rsidRPr="00DC462C">
              <w:rPr>
                <w:color w:val="000080"/>
                <w:shd w:val="clear" w:color="auto" w:fill="EFEFEF"/>
              </w:rPr>
              <w:t>groupId</w:t>
            </w:r>
            <w:proofErr w:type="spellEnd"/>
            <w:r w:rsidRPr="00DC462C">
              <w:rPr>
                <w:color w:val="000000"/>
                <w:shd w:val="clear" w:color="auto" w:fill="EFEFEF"/>
              </w:rPr>
              <w:t>&gt;</w:t>
            </w:r>
            <w:proofErr w:type="spellStart"/>
            <w:r w:rsidRPr="00DC462C">
              <w:rPr>
                <w:color w:val="000000"/>
              </w:rPr>
              <w:t>org.springframework.boot</w:t>
            </w:r>
            <w:proofErr w:type="spellEnd"/>
            <w:r w:rsidRPr="00DC462C">
              <w:rPr>
                <w:color w:val="000000"/>
                <w:shd w:val="clear" w:color="auto" w:fill="EFEFEF"/>
              </w:rPr>
              <w:t>&lt;/</w:t>
            </w:r>
            <w:proofErr w:type="spellStart"/>
            <w:r w:rsidRPr="00DC462C">
              <w:rPr>
                <w:color w:val="000080"/>
                <w:shd w:val="clear" w:color="auto" w:fill="EFEFEF"/>
              </w:rPr>
              <w:t>groupId</w:t>
            </w:r>
            <w:proofErr w:type="spellEnd"/>
            <w:r w:rsidRPr="00DC462C">
              <w:rPr>
                <w:color w:val="000000"/>
                <w:shd w:val="clear" w:color="auto" w:fill="EFEFEF"/>
              </w:rPr>
              <w:t>&gt;</w:t>
            </w:r>
            <w:r w:rsidRPr="00DC462C">
              <w:rPr>
                <w:color w:val="000000"/>
              </w:rPr>
              <w:br/>
              <w:t xml:space="preserve">            </w:t>
            </w:r>
            <w:r w:rsidRPr="00DC462C">
              <w:rPr>
                <w:color w:val="000000"/>
                <w:shd w:val="clear" w:color="auto" w:fill="EFEFEF"/>
              </w:rPr>
              <w:t>&lt;</w:t>
            </w:r>
            <w:proofErr w:type="spellStart"/>
            <w:r w:rsidRPr="00DC462C">
              <w:rPr>
                <w:color w:val="000080"/>
                <w:shd w:val="clear" w:color="auto" w:fill="EFEFEF"/>
              </w:rPr>
              <w:t>artifactId</w:t>
            </w:r>
            <w:proofErr w:type="spellEnd"/>
            <w:r w:rsidRPr="00DC462C">
              <w:rPr>
                <w:color w:val="000000"/>
                <w:shd w:val="clear" w:color="auto" w:fill="EFEFEF"/>
              </w:rPr>
              <w:t>&gt;</w:t>
            </w:r>
            <w:r w:rsidRPr="00DC462C">
              <w:rPr>
                <w:color w:val="000000"/>
              </w:rPr>
              <w:t>spring-boot-starter-test</w:t>
            </w:r>
            <w:r w:rsidRPr="00DC462C">
              <w:rPr>
                <w:color w:val="000000"/>
                <w:shd w:val="clear" w:color="auto" w:fill="EFEFEF"/>
              </w:rPr>
              <w:t>&lt;/</w:t>
            </w:r>
            <w:proofErr w:type="spellStart"/>
            <w:r w:rsidRPr="00DC462C">
              <w:rPr>
                <w:color w:val="000080"/>
                <w:shd w:val="clear" w:color="auto" w:fill="EFEFEF"/>
              </w:rPr>
              <w:t>artifactId</w:t>
            </w:r>
            <w:proofErr w:type="spellEnd"/>
            <w:r w:rsidRPr="00DC462C">
              <w:rPr>
                <w:color w:val="000000"/>
                <w:shd w:val="clear" w:color="auto" w:fill="EFEFEF"/>
              </w:rPr>
              <w:t>&gt;</w:t>
            </w:r>
            <w:r w:rsidRPr="00DC462C">
              <w:rPr>
                <w:color w:val="000000"/>
              </w:rPr>
              <w:br/>
              <w:t xml:space="preserve">        </w:t>
            </w:r>
            <w:r w:rsidRPr="00DC462C">
              <w:rPr>
                <w:color w:val="000000"/>
                <w:shd w:val="clear" w:color="auto" w:fill="EFEFEF"/>
              </w:rPr>
              <w:t>&lt;/</w:t>
            </w:r>
            <w:r w:rsidRPr="00DC462C">
              <w:rPr>
                <w:color w:val="000080"/>
                <w:shd w:val="clear" w:color="auto" w:fill="EFEFEF"/>
              </w:rPr>
              <w:t>dependency</w:t>
            </w:r>
            <w:r w:rsidRPr="00DC462C">
              <w:rPr>
                <w:color w:val="000000"/>
                <w:shd w:val="clear" w:color="auto" w:fill="EFEFEF"/>
              </w:rPr>
              <w:t>&gt;</w:t>
            </w:r>
            <w:r w:rsidRPr="00DC462C">
              <w:rPr>
                <w:color w:val="000000"/>
              </w:rPr>
              <w:br/>
            </w:r>
            <w:r w:rsidRPr="00DC462C">
              <w:rPr>
                <w:color w:val="000000"/>
              </w:rPr>
              <w:br/>
              <w:t xml:space="preserve">        </w:t>
            </w:r>
            <w:r w:rsidRPr="00DC462C">
              <w:rPr>
                <w:color w:val="000000"/>
                <w:shd w:val="clear" w:color="auto" w:fill="EFEFEF"/>
              </w:rPr>
              <w:t>&lt;</w:t>
            </w:r>
            <w:r w:rsidRPr="00DC462C">
              <w:rPr>
                <w:color w:val="000080"/>
                <w:shd w:val="clear" w:color="auto" w:fill="EFEFEF"/>
              </w:rPr>
              <w:t>dependency</w:t>
            </w:r>
            <w:r w:rsidRPr="00DC462C">
              <w:rPr>
                <w:color w:val="000000"/>
                <w:shd w:val="clear" w:color="auto" w:fill="EFEFEF"/>
              </w:rPr>
              <w:t>&gt;</w:t>
            </w:r>
            <w:r w:rsidRPr="00DC462C">
              <w:rPr>
                <w:color w:val="000000"/>
              </w:rPr>
              <w:br/>
              <w:t xml:space="preserve">            </w:t>
            </w:r>
            <w:r w:rsidRPr="00DC462C">
              <w:rPr>
                <w:color w:val="000000"/>
                <w:shd w:val="clear" w:color="auto" w:fill="EFEFEF"/>
              </w:rPr>
              <w:t>&lt;</w:t>
            </w:r>
            <w:proofErr w:type="spellStart"/>
            <w:r w:rsidRPr="00DC462C">
              <w:rPr>
                <w:color w:val="000080"/>
                <w:shd w:val="clear" w:color="auto" w:fill="EFEFEF"/>
              </w:rPr>
              <w:t>groupId</w:t>
            </w:r>
            <w:proofErr w:type="spellEnd"/>
            <w:r w:rsidRPr="00DC462C">
              <w:rPr>
                <w:color w:val="000000"/>
                <w:shd w:val="clear" w:color="auto" w:fill="EFEFEF"/>
              </w:rPr>
              <w:t>&gt;</w:t>
            </w:r>
            <w:proofErr w:type="spellStart"/>
            <w:r w:rsidRPr="00DC462C">
              <w:rPr>
                <w:color w:val="000000"/>
              </w:rPr>
              <w:t>org.springframework.boot</w:t>
            </w:r>
            <w:proofErr w:type="spellEnd"/>
            <w:r w:rsidRPr="00DC462C">
              <w:rPr>
                <w:color w:val="000000"/>
                <w:shd w:val="clear" w:color="auto" w:fill="EFEFEF"/>
              </w:rPr>
              <w:t>&lt;/</w:t>
            </w:r>
            <w:proofErr w:type="spellStart"/>
            <w:r w:rsidRPr="00DC462C">
              <w:rPr>
                <w:color w:val="000080"/>
                <w:shd w:val="clear" w:color="auto" w:fill="EFEFEF"/>
              </w:rPr>
              <w:t>groupId</w:t>
            </w:r>
            <w:proofErr w:type="spellEnd"/>
            <w:r w:rsidRPr="00DC462C">
              <w:rPr>
                <w:color w:val="000000"/>
                <w:shd w:val="clear" w:color="auto" w:fill="EFEFEF"/>
              </w:rPr>
              <w:t>&gt;</w:t>
            </w:r>
            <w:r w:rsidRPr="00DC462C">
              <w:rPr>
                <w:color w:val="000000"/>
              </w:rPr>
              <w:br/>
              <w:t xml:space="preserve">            </w:t>
            </w:r>
            <w:r w:rsidRPr="00DC462C">
              <w:rPr>
                <w:color w:val="000000"/>
                <w:shd w:val="clear" w:color="auto" w:fill="EFEFEF"/>
              </w:rPr>
              <w:t>&lt;</w:t>
            </w:r>
            <w:proofErr w:type="spellStart"/>
            <w:r w:rsidRPr="00DC462C">
              <w:rPr>
                <w:color w:val="000080"/>
                <w:shd w:val="clear" w:color="auto" w:fill="EFEFEF"/>
              </w:rPr>
              <w:t>artifactId</w:t>
            </w:r>
            <w:proofErr w:type="spellEnd"/>
            <w:r w:rsidRPr="00DC462C">
              <w:rPr>
                <w:color w:val="000000"/>
                <w:shd w:val="clear" w:color="auto" w:fill="EFEFEF"/>
              </w:rPr>
              <w:t>&gt;</w:t>
            </w:r>
            <w:r w:rsidRPr="00DC462C">
              <w:rPr>
                <w:color w:val="000000"/>
              </w:rPr>
              <w:t>spring-boot-starter-web</w:t>
            </w:r>
            <w:r w:rsidRPr="00DC462C">
              <w:rPr>
                <w:color w:val="000000"/>
                <w:shd w:val="clear" w:color="auto" w:fill="EFEFEF"/>
              </w:rPr>
              <w:t>&lt;/</w:t>
            </w:r>
            <w:proofErr w:type="spellStart"/>
            <w:r w:rsidRPr="00DC462C">
              <w:rPr>
                <w:color w:val="000080"/>
                <w:shd w:val="clear" w:color="auto" w:fill="EFEFEF"/>
              </w:rPr>
              <w:t>artifactId</w:t>
            </w:r>
            <w:proofErr w:type="spellEnd"/>
            <w:r w:rsidRPr="00DC462C">
              <w:rPr>
                <w:color w:val="000000"/>
                <w:shd w:val="clear" w:color="auto" w:fill="EFEFEF"/>
              </w:rPr>
              <w:t>&gt;</w:t>
            </w:r>
            <w:r w:rsidRPr="00DC462C">
              <w:rPr>
                <w:color w:val="000000"/>
              </w:rPr>
              <w:br/>
              <w:t xml:space="preserve">        </w:t>
            </w:r>
            <w:r w:rsidRPr="00DC462C">
              <w:rPr>
                <w:color w:val="000000"/>
                <w:shd w:val="clear" w:color="auto" w:fill="EFEFEF"/>
              </w:rPr>
              <w:t>&lt;/</w:t>
            </w:r>
            <w:r w:rsidRPr="00DC462C">
              <w:rPr>
                <w:color w:val="000080"/>
                <w:shd w:val="clear" w:color="auto" w:fill="EFEFEF"/>
              </w:rPr>
              <w:t>dependency</w:t>
            </w:r>
            <w:r w:rsidRPr="00DC462C">
              <w:rPr>
                <w:color w:val="000000"/>
                <w:shd w:val="clear" w:color="auto" w:fill="EFEFEF"/>
              </w:rPr>
              <w:t>&gt;</w:t>
            </w:r>
            <w:r w:rsidRPr="00DC462C">
              <w:rPr>
                <w:color w:val="000000"/>
              </w:rPr>
              <w:br/>
            </w:r>
            <w:r w:rsidRPr="00DC462C">
              <w:rPr>
                <w:color w:val="000000"/>
              </w:rPr>
              <w:br/>
              <w:t xml:space="preserve">  </w:t>
            </w:r>
            <w:r w:rsidRPr="00DC462C">
              <w:rPr>
                <w:color w:val="000000"/>
              </w:rPr>
              <w:br/>
            </w:r>
            <w:r w:rsidRPr="00DC462C">
              <w:rPr>
                <w:color w:val="000000"/>
              </w:rPr>
              <w:br/>
              <w:t xml:space="preserve">        </w:t>
            </w:r>
            <w:r w:rsidRPr="00DC462C">
              <w:rPr>
                <w:color w:val="000000"/>
                <w:shd w:val="clear" w:color="auto" w:fill="EFEFEF"/>
              </w:rPr>
              <w:t>&lt;</w:t>
            </w:r>
            <w:r w:rsidRPr="00DC462C">
              <w:rPr>
                <w:color w:val="000080"/>
                <w:shd w:val="clear" w:color="auto" w:fill="EFEFEF"/>
              </w:rPr>
              <w:t>dependency</w:t>
            </w:r>
            <w:r w:rsidRPr="00DC462C">
              <w:rPr>
                <w:color w:val="000000"/>
                <w:shd w:val="clear" w:color="auto" w:fill="EFEFEF"/>
              </w:rPr>
              <w:t>&gt;</w:t>
            </w:r>
            <w:r w:rsidRPr="00DC462C">
              <w:rPr>
                <w:color w:val="000000"/>
              </w:rPr>
              <w:br/>
              <w:t xml:space="preserve">            </w:t>
            </w:r>
            <w:r w:rsidRPr="00DC462C">
              <w:rPr>
                <w:color w:val="000000"/>
                <w:shd w:val="clear" w:color="auto" w:fill="EFEFEF"/>
              </w:rPr>
              <w:t>&lt;</w:t>
            </w:r>
            <w:proofErr w:type="spellStart"/>
            <w:r w:rsidRPr="00DC462C">
              <w:rPr>
                <w:color w:val="000080"/>
                <w:shd w:val="clear" w:color="auto" w:fill="EFEFEF"/>
              </w:rPr>
              <w:t>groupId</w:t>
            </w:r>
            <w:proofErr w:type="spellEnd"/>
            <w:r w:rsidRPr="00DC462C">
              <w:rPr>
                <w:color w:val="000000"/>
                <w:shd w:val="clear" w:color="auto" w:fill="EFEFEF"/>
              </w:rPr>
              <w:t>&gt;</w:t>
            </w:r>
            <w:proofErr w:type="spellStart"/>
            <w:r w:rsidRPr="00DC462C">
              <w:rPr>
                <w:color w:val="000000"/>
              </w:rPr>
              <w:t>org.apache.httpcomponents</w:t>
            </w:r>
            <w:proofErr w:type="spellEnd"/>
            <w:r w:rsidRPr="00DC462C">
              <w:rPr>
                <w:color w:val="000000"/>
                <w:shd w:val="clear" w:color="auto" w:fill="EFEFEF"/>
              </w:rPr>
              <w:t>&lt;/</w:t>
            </w:r>
            <w:proofErr w:type="spellStart"/>
            <w:r w:rsidRPr="00DC462C">
              <w:rPr>
                <w:color w:val="000080"/>
                <w:shd w:val="clear" w:color="auto" w:fill="EFEFEF"/>
              </w:rPr>
              <w:t>groupId</w:t>
            </w:r>
            <w:proofErr w:type="spellEnd"/>
            <w:r w:rsidRPr="00DC462C">
              <w:rPr>
                <w:color w:val="000000"/>
                <w:shd w:val="clear" w:color="auto" w:fill="EFEFEF"/>
              </w:rPr>
              <w:t>&gt;</w:t>
            </w:r>
            <w:r w:rsidRPr="00DC462C">
              <w:rPr>
                <w:color w:val="000000"/>
              </w:rPr>
              <w:br/>
              <w:t xml:space="preserve">            </w:t>
            </w:r>
            <w:r w:rsidRPr="00DC462C">
              <w:rPr>
                <w:color w:val="000000"/>
                <w:shd w:val="clear" w:color="auto" w:fill="EFEFEF"/>
              </w:rPr>
              <w:t>&lt;</w:t>
            </w:r>
            <w:proofErr w:type="spellStart"/>
            <w:r w:rsidRPr="00DC462C">
              <w:rPr>
                <w:color w:val="000080"/>
                <w:shd w:val="clear" w:color="auto" w:fill="EFEFEF"/>
              </w:rPr>
              <w:t>artifactId</w:t>
            </w:r>
            <w:proofErr w:type="spellEnd"/>
            <w:r w:rsidRPr="00DC462C">
              <w:rPr>
                <w:color w:val="000000"/>
                <w:shd w:val="clear" w:color="auto" w:fill="EFEFEF"/>
              </w:rPr>
              <w:t>&gt;</w:t>
            </w:r>
            <w:proofErr w:type="spellStart"/>
            <w:r w:rsidRPr="00DC462C">
              <w:rPr>
                <w:color w:val="000000"/>
              </w:rPr>
              <w:t>httpclient</w:t>
            </w:r>
            <w:proofErr w:type="spellEnd"/>
            <w:r w:rsidRPr="00DC462C">
              <w:rPr>
                <w:color w:val="000000"/>
                <w:shd w:val="clear" w:color="auto" w:fill="EFEFEF"/>
              </w:rPr>
              <w:t>&lt;/</w:t>
            </w:r>
            <w:proofErr w:type="spellStart"/>
            <w:r w:rsidRPr="00DC462C">
              <w:rPr>
                <w:color w:val="000080"/>
                <w:shd w:val="clear" w:color="auto" w:fill="EFEFEF"/>
              </w:rPr>
              <w:t>artifactId</w:t>
            </w:r>
            <w:proofErr w:type="spellEnd"/>
            <w:r w:rsidRPr="00DC462C">
              <w:rPr>
                <w:color w:val="000000"/>
                <w:shd w:val="clear" w:color="auto" w:fill="EFEFEF"/>
              </w:rPr>
              <w:t>&gt;</w:t>
            </w:r>
            <w:r w:rsidRPr="00DC462C">
              <w:rPr>
                <w:color w:val="000000"/>
              </w:rPr>
              <w:br/>
              <w:t xml:space="preserve">        </w:t>
            </w:r>
            <w:r w:rsidRPr="00DC462C">
              <w:rPr>
                <w:color w:val="000000"/>
                <w:shd w:val="clear" w:color="auto" w:fill="EFEFEF"/>
              </w:rPr>
              <w:t>&lt;/</w:t>
            </w:r>
            <w:r w:rsidRPr="00DC462C">
              <w:rPr>
                <w:color w:val="000080"/>
                <w:shd w:val="clear" w:color="auto" w:fill="EFEFEF"/>
              </w:rPr>
              <w:t>dependency</w:t>
            </w:r>
            <w:r w:rsidRPr="00DC462C">
              <w:rPr>
                <w:color w:val="000000"/>
                <w:shd w:val="clear" w:color="auto" w:fill="EFEFEF"/>
              </w:rPr>
              <w:t>&gt;</w:t>
            </w:r>
            <w:r w:rsidRPr="00DC462C">
              <w:rPr>
                <w:color w:val="000000"/>
              </w:rPr>
              <w:br/>
            </w:r>
            <w:r w:rsidR="009D54BF">
              <w:rPr>
                <w:i/>
                <w:iCs/>
                <w:color w:val="808080"/>
              </w:rPr>
              <w:t xml:space="preserve"> </w:t>
            </w:r>
            <w:r w:rsidRPr="00DC462C">
              <w:rPr>
                <w:i/>
                <w:iCs/>
                <w:color w:val="808080"/>
              </w:rPr>
              <w:br/>
              <w:t xml:space="preserve">        </w:t>
            </w:r>
            <w:r w:rsidRPr="00DC462C">
              <w:rPr>
                <w:color w:val="000000"/>
                <w:shd w:val="clear" w:color="auto" w:fill="EFEFEF"/>
              </w:rPr>
              <w:t>&lt;</w:t>
            </w:r>
            <w:r w:rsidRPr="00DC462C">
              <w:rPr>
                <w:color w:val="000080"/>
                <w:shd w:val="clear" w:color="auto" w:fill="EFEFEF"/>
              </w:rPr>
              <w:t>dependency</w:t>
            </w:r>
            <w:r w:rsidRPr="00DC462C">
              <w:rPr>
                <w:color w:val="000000"/>
                <w:shd w:val="clear" w:color="auto" w:fill="EFEFEF"/>
              </w:rPr>
              <w:t>&gt;</w:t>
            </w:r>
            <w:r w:rsidRPr="00DC462C">
              <w:rPr>
                <w:color w:val="000000"/>
              </w:rPr>
              <w:br/>
              <w:t xml:space="preserve">            </w:t>
            </w:r>
            <w:r w:rsidRPr="00DC462C">
              <w:rPr>
                <w:color w:val="000000"/>
                <w:shd w:val="clear" w:color="auto" w:fill="EFEFEF"/>
              </w:rPr>
              <w:t>&lt;</w:t>
            </w:r>
            <w:proofErr w:type="spellStart"/>
            <w:r w:rsidRPr="00DC462C">
              <w:rPr>
                <w:color w:val="000080"/>
                <w:shd w:val="clear" w:color="auto" w:fill="EFEFEF"/>
              </w:rPr>
              <w:t>groupId</w:t>
            </w:r>
            <w:proofErr w:type="spellEnd"/>
            <w:r w:rsidRPr="00DC462C">
              <w:rPr>
                <w:color w:val="000000"/>
                <w:shd w:val="clear" w:color="auto" w:fill="EFEFEF"/>
              </w:rPr>
              <w:t>&gt;</w:t>
            </w:r>
            <w:proofErr w:type="spellStart"/>
            <w:r w:rsidRPr="00DC462C">
              <w:rPr>
                <w:color w:val="000000"/>
              </w:rPr>
              <w:t>org.apache.commons</w:t>
            </w:r>
            <w:proofErr w:type="spellEnd"/>
            <w:r w:rsidRPr="00DC462C">
              <w:rPr>
                <w:color w:val="000000"/>
                <w:shd w:val="clear" w:color="auto" w:fill="EFEFEF"/>
              </w:rPr>
              <w:t>&lt;/</w:t>
            </w:r>
            <w:proofErr w:type="spellStart"/>
            <w:r w:rsidRPr="00DC462C">
              <w:rPr>
                <w:color w:val="000080"/>
                <w:shd w:val="clear" w:color="auto" w:fill="EFEFEF"/>
              </w:rPr>
              <w:t>groupId</w:t>
            </w:r>
            <w:proofErr w:type="spellEnd"/>
            <w:r w:rsidRPr="00DC462C">
              <w:rPr>
                <w:color w:val="000000"/>
                <w:shd w:val="clear" w:color="auto" w:fill="EFEFEF"/>
              </w:rPr>
              <w:t>&gt;</w:t>
            </w:r>
            <w:r w:rsidRPr="00DC462C">
              <w:rPr>
                <w:color w:val="000000"/>
              </w:rPr>
              <w:br/>
              <w:t xml:space="preserve">            </w:t>
            </w:r>
            <w:r w:rsidRPr="00DC462C">
              <w:rPr>
                <w:color w:val="000000"/>
                <w:shd w:val="clear" w:color="auto" w:fill="EFEFEF"/>
              </w:rPr>
              <w:t>&lt;</w:t>
            </w:r>
            <w:proofErr w:type="spellStart"/>
            <w:r w:rsidRPr="00DC462C">
              <w:rPr>
                <w:color w:val="000080"/>
                <w:shd w:val="clear" w:color="auto" w:fill="EFEFEF"/>
              </w:rPr>
              <w:t>artifactId</w:t>
            </w:r>
            <w:proofErr w:type="spellEnd"/>
            <w:r w:rsidRPr="00DC462C">
              <w:rPr>
                <w:color w:val="000000"/>
                <w:shd w:val="clear" w:color="auto" w:fill="EFEFEF"/>
              </w:rPr>
              <w:t>&gt;</w:t>
            </w:r>
            <w:r w:rsidRPr="00DC462C">
              <w:rPr>
                <w:color w:val="000000"/>
              </w:rPr>
              <w:t>commons-lang3</w:t>
            </w:r>
            <w:r w:rsidRPr="00DC462C">
              <w:rPr>
                <w:color w:val="000000"/>
                <w:shd w:val="clear" w:color="auto" w:fill="EFEFEF"/>
              </w:rPr>
              <w:t>&lt;/</w:t>
            </w:r>
            <w:proofErr w:type="spellStart"/>
            <w:r w:rsidRPr="00DC462C">
              <w:rPr>
                <w:color w:val="000080"/>
                <w:shd w:val="clear" w:color="auto" w:fill="EFEFEF"/>
              </w:rPr>
              <w:t>artifactId</w:t>
            </w:r>
            <w:proofErr w:type="spellEnd"/>
            <w:r w:rsidRPr="00DC462C">
              <w:rPr>
                <w:color w:val="000000"/>
                <w:shd w:val="clear" w:color="auto" w:fill="EFEFEF"/>
              </w:rPr>
              <w:t>&gt;</w:t>
            </w:r>
            <w:r w:rsidRPr="00DC462C">
              <w:rPr>
                <w:color w:val="000000"/>
              </w:rPr>
              <w:br/>
              <w:t xml:space="preserve">        </w:t>
            </w:r>
            <w:r w:rsidRPr="00DC462C">
              <w:rPr>
                <w:color w:val="000000"/>
                <w:shd w:val="clear" w:color="auto" w:fill="EFEFEF"/>
              </w:rPr>
              <w:t>&lt;/</w:t>
            </w:r>
            <w:r w:rsidRPr="00DC462C">
              <w:rPr>
                <w:color w:val="000080"/>
                <w:shd w:val="clear" w:color="auto" w:fill="EFEFEF"/>
              </w:rPr>
              <w:t>dependency</w:t>
            </w:r>
            <w:r w:rsidRPr="00DC462C">
              <w:rPr>
                <w:color w:val="000000"/>
                <w:shd w:val="clear" w:color="auto" w:fill="EFEFEF"/>
              </w:rPr>
              <w:t>&gt;</w:t>
            </w:r>
            <w:r w:rsidR="00673198">
              <w:rPr>
                <w:color w:val="000000"/>
              </w:rPr>
              <w:br/>
            </w:r>
            <w:r w:rsidRPr="00DC462C">
              <w:rPr>
                <w:color w:val="000000"/>
              </w:rPr>
              <w:br/>
              <w:t xml:space="preserve">        </w:t>
            </w:r>
            <w:r w:rsidRPr="00DC462C">
              <w:rPr>
                <w:color w:val="000000"/>
                <w:shd w:val="clear" w:color="auto" w:fill="EFEFEF"/>
              </w:rPr>
              <w:t>&lt;</w:t>
            </w:r>
            <w:r w:rsidRPr="00DC462C">
              <w:rPr>
                <w:color w:val="000080"/>
                <w:shd w:val="clear" w:color="auto" w:fill="EFEFEF"/>
              </w:rPr>
              <w:t>dependency</w:t>
            </w:r>
            <w:r w:rsidRPr="00DC462C">
              <w:rPr>
                <w:color w:val="000000"/>
                <w:shd w:val="clear" w:color="auto" w:fill="EFEFEF"/>
              </w:rPr>
              <w:t>&gt;</w:t>
            </w:r>
            <w:r w:rsidRPr="00DC462C">
              <w:rPr>
                <w:color w:val="000000"/>
              </w:rPr>
              <w:br/>
              <w:t xml:space="preserve">            </w:t>
            </w:r>
            <w:r w:rsidRPr="00DC462C">
              <w:rPr>
                <w:color w:val="000000"/>
                <w:shd w:val="clear" w:color="auto" w:fill="EFEFEF"/>
              </w:rPr>
              <w:t>&lt;</w:t>
            </w:r>
            <w:proofErr w:type="spellStart"/>
            <w:r w:rsidRPr="00DC462C">
              <w:rPr>
                <w:color w:val="000080"/>
                <w:shd w:val="clear" w:color="auto" w:fill="EFEFEF"/>
              </w:rPr>
              <w:t>groupId</w:t>
            </w:r>
            <w:proofErr w:type="spellEnd"/>
            <w:r w:rsidRPr="00DC462C">
              <w:rPr>
                <w:color w:val="000000"/>
                <w:shd w:val="clear" w:color="auto" w:fill="EFEFEF"/>
              </w:rPr>
              <w:t>&gt;</w:t>
            </w:r>
            <w:r w:rsidRPr="00DC462C">
              <w:rPr>
                <w:color w:val="000000"/>
              </w:rPr>
              <w:t>commons-</w:t>
            </w:r>
            <w:proofErr w:type="spellStart"/>
            <w:r w:rsidRPr="00DC462C">
              <w:rPr>
                <w:color w:val="000000"/>
              </w:rPr>
              <w:t>beanutils</w:t>
            </w:r>
            <w:proofErr w:type="spellEnd"/>
            <w:r w:rsidRPr="00DC462C">
              <w:rPr>
                <w:color w:val="000000"/>
                <w:shd w:val="clear" w:color="auto" w:fill="EFEFEF"/>
              </w:rPr>
              <w:t>&lt;/</w:t>
            </w:r>
            <w:proofErr w:type="spellStart"/>
            <w:r w:rsidRPr="00DC462C">
              <w:rPr>
                <w:color w:val="000080"/>
                <w:shd w:val="clear" w:color="auto" w:fill="EFEFEF"/>
              </w:rPr>
              <w:t>groupId</w:t>
            </w:r>
            <w:proofErr w:type="spellEnd"/>
            <w:r w:rsidRPr="00DC462C">
              <w:rPr>
                <w:color w:val="000000"/>
                <w:shd w:val="clear" w:color="auto" w:fill="EFEFEF"/>
              </w:rPr>
              <w:t>&gt;</w:t>
            </w:r>
            <w:r w:rsidRPr="00DC462C">
              <w:rPr>
                <w:color w:val="000000"/>
              </w:rPr>
              <w:br/>
              <w:t xml:space="preserve">            </w:t>
            </w:r>
            <w:r w:rsidRPr="00DC462C">
              <w:rPr>
                <w:color w:val="000000"/>
                <w:shd w:val="clear" w:color="auto" w:fill="EFEFEF"/>
              </w:rPr>
              <w:t>&lt;</w:t>
            </w:r>
            <w:proofErr w:type="spellStart"/>
            <w:r w:rsidRPr="00DC462C">
              <w:rPr>
                <w:color w:val="000080"/>
                <w:shd w:val="clear" w:color="auto" w:fill="EFEFEF"/>
              </w:rPr>
              <w:t>artifactId</w:t>
            </w:r>
            <w:proofErr w:type="spellEnd"/>
            <w:r w:rsidRPr="00DC462C">
              <w:rPr>
                <w:color w:val="000000"/>
                <w:shd w:val="clear" w:color="auto" w:fill="EFEFEF"/>
              </w:rPr>
              <w:t>&gt;</w:t>
            </w:r>
            <w:r w:rsidRPr="00DC462C">
              <w:rPr>
                <w:color w:val="000000"/>
              </w:rPr>
              <w:t>commons-</w:t>
            </w:r>
            <w:proofErr w:type="spellStart"/>
            <w:r w:rsidRPr="00DC462C">
              <w:rPr>
                <w:color w:val="000000"/>
              </w:rPr>
              <w:t>beanutils</w:t>
            </w:r>
            <w:proofErr w:type="spellEnd"/>
            <w:r w:rsidRPr="00DC462C">
              <w:rPr>
                <w:color w:val="000000"/>
                <w:shd w:val="clear" w:color="auto" w:fill="EFEFEF"/>
              </w:rPr>
              <w:t>&lt;/</w:t>
            </w:r>
            <w:proofErr w:type="spellStart"/>
            <w:r w:rsidRPr="00DC462C">
              <w:rPr>
                <w:color w:val="000080"/>
                <w:shd w:val="clear" w:color="auto" w:fill="EFEFEF"/>
              </w:rPr>
              <w:t>artifactId</w:t>
            </w:r>
            <w:proofErr w:type="spellEnd"/>
            <w:r w:rsidRPr="00DC462C">
              <w:rPr>
                <w:color w:val="000000"/>
                <w:shd w:val="clear" w:color="auto" w:fill="EFEFEF"/>
              </w:rPr>
              <w:t>&gt;</w:t>
            </w:r>
            <w:r w:rsidRPr="00DC462C">
              <w:rPr>
                <w:color w:val="000000"/>
              </w:rPr>
              <w:br/>
              <w:t xml:space="preserve">        </w:t>
            </w:r>
            <w:r w:rsidRPr="00DC462C">
              <w:rPr>
                <w:color w:val="000000"/>
                <w:shd w:val="clear" w:color="auto" w:fill="EFEFEF"/>
              </w:rPr>
              <w:t>&lt;/</w:t>
            </w:r>
            <w:r w:rsidRPr="00DC462C">
              <w:rPr>
                <w:color w:val="000080"/>
                <w:shd w:val="clear" w:color="auto" w:fill="EFEFEF"/>
              </w:rPr>
              <w:t>dependency</w:t>
            </w:r>
            <w:r w:rsidRPr="00DC462C">
              <w:rPr>
                <w:color w:val="000000"/>
                <w:shd w:val="clear" w:color="auto" w:fill="EFEFEF"/>
              </w:rPr>
              <w:t>&gt;</w:t>
            </w:r>
            <w:r w:rsidRPr="00DC462C">
              <w:rPr>
                <w:color w:val="000000"/>
              </w:rPr>
              <w:br/>
            </w:r>
            <w:r w:rsidRPr="00DC462C">
              <w:rPr>
                <w:color w:val="000000"/>
              </w:rPr>
              <w:br/>
              <w:t xml:space="preserve">        </w:t>
            </w:r>
            <w:r w:rsidRPr="00DC462C">
              <w:rPr>
                <w:color w:val="000000"/>
                <w:shd w:val="clear" w:color="auto" w:fill="EFEFEF"/>
              </w:rPr>
              <w:t>&lt;</w:t>
            </w:r>
            <w:r w:rsidRPr="00DC462C">
              <w:rPr>
                <w:color w:val="000080"/>
                <w:shd w:val="clear" w:color="auto" w:fill="EFEFEF"/>
              </w:rPr>
              <w:t>dependency</w:t>
            </w:r>
            <w:r w:rsidRPr="00DC462C">
              <w:rPr>
                <w:color w:val="000000"/>
                <w:shd w:val="clear" w:color="auto" w:fill="EFEFEF"/>
              </w:rPr>
              <w:t>&gt;</w:t>
            </w:r>
            <w:r w:rsidRPr="00DC462C">
              <w:rPr>
                <w:color w:val="000000"/>
              </w:rPr>
              <w:br/>
              <w:t xml:space="preserve">            </w:t>
            </w:r>
            <w:r w:rsidRPr="00DC462C">
              <w:rPr>
                <w:color w:val="000000"/>
                <w:shd w:val="clear" w:color="auto" w:fill="EFEFEF"/>
              </w:rPr>
              <w:t>&lt;</w:t>
            </w:r>
            <w:proofErr w:type="spellStart"/>
            <w:r w:rsidRPr="00DC462C">
              <w:rPr>
                <w:color w:val="000080"/>
                <w:shd w:val="clear" w:color="auto" w:fill="EFEFEF"/>
              </w:rPr>
              <w:t>groupId</w:t>
            </w:r>
            <w:proofErr w:type="spellEnd"/>
            <w:r w:rsidRPr="00DC462C">
              <w:rPr>
                <w:color w:val="000000"/>
                <w:shd w:val="clear" w:color="auto" w:fill="EFEFEF"/>
              </w:rPr>
              <w:t>&gt;</w:t>
            </w:r>
            <w:r w:rsidRPr="00DC462C">
              <w:rPr>
                <w:color w:val="000000"/>
              </w:rPr>
              <w:t>commons-codec</w:t>
            </w:r>
            <w:r w:rsidRPr="00DC462C">
              <w:rPr>
                <w:color w:val="000000"/>
                <w:shd w:val="clear" w:color="auto" w:fill="EFEFEF"/>
              </w:rPr>
              <w:t>&lt;/</w:t>
            </w:r>
            <w:proofErr w:type="spellStart"/>
            <w:r w:rsidRPr="00DC462C">
              <w:rPr>
                <w:color w:val="000080"/>
                <w:shd w:val="clear" w:color="auto" w:fill="EFEFEF"/>
              </w:rPr>
              <w:t>groupId</w:t>
            </w:r>
            <w:proofErr w:type="spellEnd"/>
            <w:r w:rsidRPr="00DC462C">
              <w:rPr>
                <w:color w:val="000000"/>
                <w:shd w:val="clear" w:color="auto" w:fill="EFEFEF"/>
              </w:rPr>
              <w:t>&gt;</w:t>
            </w:r>
            <w:r w:rsidRPr="00DC462C">
              <w:rPr>
                <w:color w:val="000000"/>
              </w:rPr>
              <w:br/>
              <w:t xml:space="preserve">            </w:t>
            </w:r>
            <w:r w:rsidRPr="00DC462C">
              <w:rPr>
                <w:color w:val="000000"/>
                <w:shd w:val="clear" w:color="auto" w:fill="EFEFEF"/>
              </w:rPr>
              <w:t>&lt;</w:t>
            </w:r>
            <w:proofErr w:type="spellStart"/>
            <w:r w:rsidRPr="00DC462C">
              <w:rPr>
                <w:color w:val="000080"/>
                <w:shd w:val="clear" w:color="auto" w:fill="EFEFEF"/>
              </w:rPr>
              <w:t>artifactId</w:t>
            </w:r>
            <w:proofErr w:type="spellEnd"/>
            <w:r w:rsidRPr="00DC462C">
              <w:rPr>
                <w:color w:val="000000"/>
                <w:shd w:val="clear" w:color="auto" w:fill="EFEFEF"/>
              </w:rPr>
              <w:t>&gt;</w:t>
            </w:r>
            <w:r w:rsidRPr="00DC462C">
              <w:rPr>
                <w:color w:val="000000"/>
              </w:rPr>
              <w:t>commons-codec</w:t>
            </w:r>
            <w:r w:rsidRPr="00DC462C">
              <w:rPr>
                <w:color w:val="000000"/>
                <w:shd w:val="clear" w:color="auto" w:fill="EFEFEF"/>
              </w:rPr>
              <w:t>&lt;/</w:t>
            </w:r>
            <w:proofErr w:type="spellStart"/>
            <w:r w:rsidRPr="00DC462C">
              <w:rPr>
                <w:color w:val="000080"/>
                <w:shd w:val="clear" w:color="auto" w:fill="EFEFEF"/>
              </w:rPr>
              <w:t>artifactId</w:t>
            </w:r>
            <w:proofErr w:type="spellEnd"/>
            <w:r w:rsidRPr="00DC462C">
              <w:rPr>
                <w:color w:val="000000"/>
                <w:shd w:val="clear" w:color="auto" w:fill="EFEFEF"/>
              </w:rPr>
              <w:t>&gt;</w:t>
            </w:r>
            <w:r w:rsidRPr="00DC462C">
              <w:rPr>
                <w:color w:val="000000"/>
              </w:rPr>
              <w:br/>
              <w:t xml:space="preserve">        </w:t>
            </w:r>
            <w:r w:rsidRPr="00DC462C">
              <w:rPr>
                <w:color w:val="000000"/>
                <w:shd w:val="clear" w:color="auto" w:fill="EFEFEF"/>
              </w:rPr>
              <w:t>&lt;/</w:t>
            </w:r>
            <w:r w:rsidRPr="00DC462C">
              <w:rPr>
                <w:color w:val="000080"/>
                <w:shd w:val="clear" w:color="auto" w:fill="EFEFEF"/>
              </w:rPr>
              <w:t>dependency</w:t>
            </w:r>
            <w:r w:rsidRPr="00DC462C">
              <w:rPr>
                <w:color w:val="000000"/>
                <w:shd w:val="clear" w:color="auto" w:fill="EFEFEF"/>
              </w:rPr>
              <w:t>&gt;</w:t>
            </w:r>
            <w:r w:rsidRPr="00DC462C">
              <w:rPr>
                <w:color w:val="000000"/>
              </w:rPr>
              <w:br/>
              <w:t xml:space="preserve"> </w:t>
            </w:r>
            <w:r w:rsidRPr="00DC462C">
              <w:rPr>
                <w:color w:val="000000"/>
              </w:rPr>
              <w:br/>
              <w:t xml:space="preserve">    </w:t>
            </w:r>
            <w:r w:rsidRPr="00DC462C">
              <w:rPr>
                <w:color w:val="000000"/>
                <w:shd w:val="clear" w:color="auto" w:fill="EFEFEF"/>
              </w:rPr>
              <w:t>&lt;/</w:t>
            </w:r>
            <w:r w:rsidRPr="00DC462C">
              <w:rPr>
                <w:color w:val="000080"/>
                <w:shd w:val="clear" w:color="auto" w:fill="EFEFEF"/>
              </w:rPr>
              <w:t>dependencies</w:t>
            </w:r>
            <w:r w:rsidRPr="00DC462C">
              <w:rPr>
                <w:color w:val="000000"/>
                <w:shd w:val="clear" w:color="auto" w:fill="EFEFEF"/>
              </w:rPr>
              <w:t>&gt;</w:t>
            </w:r>
            <w:r w:rsidRPr="00DC462C">
              <w:rPr>
                <w:color w:val="000000"/>
              </w:rPr>
              <w:br/>
            </w:r>
            <w:r w:rsidRPr="00DC462C">
              <w:rPr>
                <w:color w:val="000000"/>
                <w:shd w:val="clear" w:color="auto" w:fill="EFEFEF"/>
              </w:rPr>
              <w:t>&lt;/</w:t>
            </w:r>
            <w:r w:rsidRPr="00DC462C">
              <w:rPr>
                <w:color w:val="000080"/>
                <w:shd w:val="clear" w:color="auto" w:fill="EFEFEF"/>
              </w:rPr>
              <w:t>project</w:t>
            </w:r>
            <w:r w:rsidRPr="00DC462C">
              <w:rPr>
                <w:color w:val="000000"/>
                <w:shd w:val="clear" w:color="auto" w:fill="EFEFEF"/>
              </w:rPr>
              <w:t>&gt;</w:t>
            </w:r>
          </w:p>
          <w:p w:rsidR="00DC462C" w:rsidRPr="00DC462C" w:rsidRDefault="00DC462C" w:rsidP="00DC462C">
            <w:pPr>
              <w:pStyle w:val="af"/>
              <w:rPr>
                <w:sz w:val="28"/>
              </w:rPr>
            </w:pPr>
          </w:p>
        </w:tc>
      </w:tr>
    </w:tbl>
    <w:p w:rsidR="00673198" w:rsidRPr="00654EC8" w:rsidRDefault="00673198" w:rsidP="00673198">
      <w:proofErr w:type="spellStart"/>
      <w:r>
        <w:rPr>
          <w:rFonts w:hint="eastAsia"/>
        </w:rPr>
        <w:lastRenderedPageBreak/>
        <w:t>gmall</w:t>
      </w:r>
      <w:proofErr w:type="spellEnd"/>
      <w:r>
        <w:rPr>
          <w:rFonts w:hint="eastAsia"/>
        </w:rPr>
        <w:t>-</w:t>
      </w:r>
      <w:r>
        <w:t>web</w:t>
      </w:r>
      <w:r>
        <w:rPr>
          <w:rFonts w:hint="eastAsia"/>
        </w:rPr>
        <w:t>-</w:t>
      </w:r>
      <w:proofErr w:type="spellStart"/>
      <w:r>
        <w:rPr>
          <w:rFonts w:hint="eastAsia"/>
        </w:rPr>
        <w:t>util</w:t>
      </w:r>
      <w:proofErr w:type="spellEnd"/>
      <w:r>
        <w:rPr>
          <w:rFonts w:hint="eastAsia"/>
        </w:rPr>
        <w:t>的</w:t>
      </w:r>
      <w:r>
        <w:rPr>
          <w:rFonts w:hint="eastAsia"/>
        </w:rPr>
        <w:t>pom.xml</w:t>
      </w:r>
    </w:p>
    <w:tbl>
      <w:tblPr>
        <w:tblStyle w:val="ad"/>
        <w:tblW w:w="0" w:type="auto"/>
        <w:tblLook w:val="04A0" w:firstRow="1" w:lastRow="0" w:firstColumn="1" w:lastColumn="0" w:noHBand="0" w:noVBand="1"/>
      </w:tblPr>
      <w:tblGrid>
        <w:gridCol w:w="8522"/>
      </w:tblGrid>
      <w:tr w:rsidR="00673198" w:rsidTr="00673198">
        <w:tc>
          <w:tcPr>
            <w:tcW w:w="8522" w:type="dxa"/>
          </w:tcPr>
          <w:p w:rsidR="00673198" w:rsidRPr="00673198" w:rsidRDefault="00673198" w:rsidP="00673198">
            <w:pPr>
              <w:pStyle w:val="af"/>
              <w:rPr>
                <w:color w:val="000000"/>
              </w:rPr>
            </w:pPr>
            <w:r w:rsidRPr="00673198">
              <w:rPr>
                <w:i/>
                <w:iCs/>
                <w:color w:val="000000"/>
              </w:rPr>
              <w:t>&lt;?</w:t>
            </w:r>
            <w:r w:rsidRPr="00673198">
              <w:rPr>
                <w:color w:val="0000FF"/>
                <w:shd w:val="clear" w:color="auto" w:fill="EFEFEF"/>
              </w:rPr>
              <w:t>xml version</w:t>
            </w:r>
            <w:r w:rsidRPr="00673198">
              <w:rPr>
                <w:shd w:val="clear" w:color="auto" w:fill="EFEFEF"/>
              </w:rPr>
              <w:t xml:space="preserve">="1.0" </w:t>
            </w:r>
            <w:r w:rsidRPr="00673198">
              <w:rPr>
                <w:color w:val="0000FF"/>
                <w:shd w:val="clear" w:color="auto" w:fill="EFEFEF"/>
              </w:rPr>
              <w:t>encoding</w:t>
            </w:r>
            <w:r w:rsidRPr="00673198">
              <w:rPr>
                <w:shd w:val="clear" w:color="auto" w:fill="EFEFEF"/>
              </w:rPr>
              <w:t>="UTF-8"</w:t>
            </w:r>
            <w:r w:rsidRPr="00673198">
              <w:rPr>
                <w:i/>
                <w:iCs/>
                <w:color w:val="000000"/>
              </w:rPr>
              <w:t>?&gt;</w:t>
            </w:r>
            <w:r w:rsidRPr="00673198">
              <w:rPr>
                <w:i/>
                <w:iCs/>
                <w:color w:val="000000"/>
              </w:rPr>
              <w:br/>
            </w:r>
            <w:r w:rsidRPr="00673198">
              <w:rPr>
                <w:color w:val="000000"/>
                <w:shd w:val="clear" w:color="auto" w:fill="EFEFEF"/>
              </w:rPr>
              <w:t>&lt;</w:t>
            </w:r>
            <w:r w:rsidRPr="00673198">
              <w:rPr>
                <w:color w:val="000080"/>
                <w:shd w:val="clear" w:color="auto" w:fill="EFEFEF"/>
              </w:rPr>
              <w:t xml:space="preserve">project </w:t>
            </w:r>
            <w:proofErr w:type="spellStart"/>
            <w:r w:rsidRPr="00673198">
              <w:rPr>
                <w:color w:val="0000FF"/>
                <w:shd w:val="clear" w:color="auto" w:fill="EFEFEF"/>
              </w:rPr>
              <w:t>xmlns</w:t>
            </w:r>
            <w:proofErr w:type="spellEnd"/>
            <w:r w:rsidRPr="00673198">
              <w:rPr>
                <w:shd w:val="clear" w:color="auto" w:fill="EFEFEF"/>
              </w:rPr>
              <w:t>="http://maven.apache.org/POM/4.0.0"</w:t>
            </w:r>
            <w:r w:rsidRPr="00673198">
              <w:rPr>
                <w:shd w:val="clear" w:color="auto" w:fill="EFEFEF"/>
              </w:rPr>
              <w:br/>
              <w:t xml:space="preserve">         </w:t>
            </w:r>
            <w:proofErr w:type="spellStart"/>
            <w:r w:rsidRPr="00673198">
              <w:rPr>
                <w:color w:val="0000FF"/>
                <w:shd w:val="clear" w:color="auto" w:fill="EFEFEF"/>
              </w:rPr>
              <w:t>xmlns:</w:t>
            </w:r>
            <w:r w:rsidRPr="00673198">
              <w:rPr>
                <w:color w:val="660E7A"/>
                <w:shd w:val="clear" w:color="auto" w:fill="EFEFEF"/>
              </w:rPr>
              <w:t>xsi</w:t>
            </w:r>
            <w:proofErr w:type="spellEnd"/>
            <w:r w:rsidRPr="00673198">
              <w:rPr>
                <w:shd w:val="clear" w:color="auto" w:fill="EFEFEF"/>
              </w:rPr>
              <w:t>="http://www.w3.org/2001/XMLSchema-instance"</w:t>
            </w:r>
            <w:r w:rsidRPr="00673198">
              <w:rPr>
                <w:shd w:val="clear" w:color="auto" w:fill="EFEFEF"/>
              </w:rPr>
              <w:br/>
              <w:t xml:space="preserve">         </w:t>
            </w:r>
            <w:proofErr w:type="spellStart"/>
            <w:r w:rsidRPr="00673198">
              <w:rPr>
                <w:color w:val="660E7A"/>
                <w:shd w:val="clear" w:color="auto" w:fill="EFEFEF"/>
              </w:rPr>
              <w:t>xsi</w:t>
            </w:r>
            <w:r w:rsidRPr="00673198">
              <w:rPr>
                <w:color w:val="0000FF"/>
                <w:shd w:val="clear" w:color="auto" w:fill="EFEFEF"/>
              </w:rPr>
              <w:t>:schemaLocation</w:t>
            </w:r>
            <w:proofErr w:type="spellEnd"/>
            <w:r w:rsidRPr="00673198">
              <w:rPr>
                <w:shd w:val="clear" w:color="auto" w:fill="EFEFEF"/>
              </w:rPr>
              <w:t>="http://maven.apache.org/POM/4.0.0 http://maven.apache.org/xsd/maven-4.0.0.xsd"</w:t>
            </w:r>
            <w:r w:rsidRPr="00673198">
              <w:rPr>
                <w:color w:val="000000"/>
                <w:shd w:val="clear" w:color="auto" w:fill="EFEFEF"/>
              </w:rPr>
              <w:t>&gt;</w:t>
            </w:r>
            <w:r w:rsidRPr="00673198">
              <w:rPr>
                <w:color w:val="000000"/>
              </w:rPr>
              <w:br/>
              <w:t xml:space="preserve">    </w:t>
            </w:r>
            <w:r w:rsidRPr="00673198">
              <w:rPr>
                <w:color w:val="000000"/>
                <w:shd w:val="clear" w:color="auto" w:fill="EFEFEF"/>
              </w:rPr>
              <w:t>&lt;</w:t>
            </w:r>
            <w:r w:rsidRPr="00673198">
              <w:rPr>
                <w:color w:val="000080"/>
                <w:shd w:val="clear" w:color="auto" w:fill="EFEFEF"/>
              </w:rPr>
              <w:t>parent</w:t>
            </w:r>
            <w:r w:rsidRPr="00673198">
              <w:rPr>
                <w:color w:val="000000"/>
                <w:shd w:val="clear" w:color="auto" w:fill="EFEFEF"/>
              </w:rPr>
              <w:t>&gt;</w:t>
            </w:r>
            <w:r w:rsidRPr="00673198">
              <w:rPr>
                <w:color w:val="000000"/>
              </w:rPr>
              <w:br/>
              <w:t xml:space="preserve">        </w:t>
            </w:r>
            <w:r w:rsidRPr="00673198">
              <w:rPr>
                <w:color w:val="000000"/>
                <w:shd w:val="clear" w:color="auto" w:fill="EFEFEF"/>
              </w:rPr>
              <w:t>&lt;</w:t>
            </w:r>
            <w:proofErr w:type="spellStart"/>
            <w:r w:rsidRPr="00673198">
              <w:rPr>
                <w:color w:val="000080"/>
                <w:shd w:val="clear" w:color="auto" w:fill="EFEFEF"/>
              </w:rPr>
              <w:t>artifactId</w:t>
            </w:r>
            <w:proofErr w:type="spellEnd"/>
            <w:r w:rsidRPr="00673198">
              <w:rPr>
                <w:color w:val="000000"/>
                <w:shd w:val="clear" w:color="auto" w:fill="EFEFEF"/>
              </w:rPr>
              <w:t>&gt;</w:t>
            </w:r>
            <w:proofErr w:type="spellStart"/>
            <w:r w:rsidRPr="00673198">
              <w:rPr>
                <w:color w:val="000000"/>
              </w:rPr>
              <w:t>gmall</w:t>
            </w:r>
            <w:proofErr w:type="spellEnd"/>
            <w:r w:rsidRPr="00673198">
              <w:rPr>
                <w:color w:val="000000"/>
              </w:rPr>
              <w:t>-parent</w:t>
            </w:r>
            <w:r w:rsidRPr="00673198">
              <w:rPr>
                <w:color w:val="000000"/>
                <w:shd w:val="clear" w:color="auto" w:fill="EFEFEF"/>
              </w:rPr>
              <w:t>&lt;/</w:t>
            </w:r>
            <w:proofErr w:type="spellStart"/>
            <w:r w:rsidRPr="00673198">
              <w:rPr>
                <w:color w:val="000080"/>
                <w:shd w:val="clear" w:color="auto" w:fill="EFEFEF"/>
              </w:rPr>
              <w:t>artifactId</w:t>
            </w:r>
            <w:proofErr w:type="spellEnd"/>
            <w:r w:rsidRPr="00673198">
              <w:rPr>
                <w:color w:val="000000"/>
                <w:shd w:val="clear" w:color="auto" w:fill="EFEFEF"/>
              </w:rPr>
              <w:t>&gt;</w:t>
            </w:r>
            <w:r w:rsidRPr="00673198">
              <w:rPr>
                <w:color w:val="000000"/>
              </w:rPr>
              <w:br/>
              <w:t xml:space="preserve">        </w:t>
            </w:r>
            <w:r w:rsidRPr="00673198">
              <w:rPr>
                <w:color w:val="000000"/>
                <w:shd w:val="clear" w:color="auto" w:fill="EFEFEF"/>
              </w:rPr>
              <w:t>&lt;</w:t>
            </w:r>
            <w:proofErr w:type="spellStart"/>
            <w:r w:rsidRPr="00673198">
              <w:rPr>
                <w:color w:val="000080"/>
                <w:shd w:val="clear" w:color="auto" w:fill="EFEFEF"/>
              </w:rPr>
              <w:t>groupId</w:t>
            </w:r>
            <w:proofErr w:type="spellEnd"/>
            <w:r w:rsidRPr="00673198">
              <w:rPr>
                <w:color w:val="000000"/>
                <w:shd w:val="clear" w:color="auto" w:fill="EFEFEF"/>
              </w:rPr>
              <w:t>&gt;</w:t>
            </w:r>
            <w:proofErr w:type="spellStart"/>
            <w:r w:rsidRPr="00673198">
              <w:rPr>
                <w:color w:val="000000"/>
              </w:rPr>
              <w:t>com.atguigu.gmall</w:t>
            </w:r>
            <w:proofErr w:type="spellEnd"/>
            <w:r w:rsidRPr="00673198">
              <w:rPr>
                <w:color w:val="000000"/>
                <w:shd w:val="clear" w:color="auto" w:fill="EFEFEF"/>
              </w:rPr>
              <w:t>&lt;/</w:t>
            </w:r>
            <w:proofErr w:type="spellStart"/>
            <w:r w:rsidRPr="00673198">
              <w:rPr>
                <w:color w:val="000080"/>
                <w:shd w:val="clear" w:color="auto" w:fill="EFEFEF"/>
              </w:rPr>
              <w:t>groupId</w:t>
            </w:r>
            <w:proofErr w:type="spellEnd"/>
            <w:r w:rsidRPr="00673198">
              <w:rPr>
                <w:color w:val="000000"/>
                <w:shd w:val="clear" w:color="auto" w:fill="EFEFEF"/>
              </w:rPr>
              <w:t>&gt;</w:t>
            </w:r>
            <w:r w:rsidRPr="00673198">
              <w:rPr>
                <w:color w:val="000000"/>
              </w:rPr>
              <w:br/>
              <w:t xml:space="preserve">        </w:t>
            </w:r>
            <w:r w:rsidRPr="00673198">
              <w:rPr>
                <w:color w:val="000000"/>
                <w:shd w:val="clear" w:color="auto" w:fill="EFEFEF"/>
              </w:rPr>
              <w:t>&lt;</w:t>
            </w:r>
            <w:r w:rsidRPr="00673198">
              <w:rPr>
                <w:color w:val="000080"/>
                <w:shd w:val="clear" w:color="auto" w:fill="EFEFEF"/>
              </w:rPr>
              <w:t>version</w:t>
            </w:r>
            <w:r w:rsidRPr="00673198">
              <w:rPr>
                <w:color w:val="000000"/>
                <w:shd w:val="clear" w:color="auto" w:fill="EFEFEF"/>
              </w:rPr>
              <w:t>&gt;</w:t>
            </w:r>
            <w:r w:rsidRPr="00673198">
              <w:rPr>
                <w:color w:val="000000"/>
              </w:rPr>
              <w:t>1.0-SNAPSHOT</w:t>
            </w:r>
            <w:r w:rsidRPr="00673198">
              <w:rPr>
                <w:color w:val="000000"/>
                <w:shd w:val="clear" w:color="auto" w:fill="EFEFEF"/>
              </w:rPr>
              <w:t>&lt;/</w:t>
            </w:r>
            <w:r w:rsidRPr="00673198">
              <w:rPr>
                <w:color w:val="000080"/>
                <w:shd w:val="clear" w:color="auto" w:fill="EFEFEF"/>
              </w:rPr>
              <w:t>version</w:t>
            </w:r>
            <w:r w:rsidRPr="00673198">
              <w:rPr>
                <w:color w:val="000000"/>
                <w:shd w:val="clear" w:color="auto" w:fill="EFEFEF"/>
              </w:rPr>
              <w:t>&gt;</w:t>
            </w:r>
            <w:r w:rsidRPr="00673198">
              <w:rPr>
                <w:color w:val="000000"/>
              </w:rPr>
              <w:br/>
            </w:r>
            <w:r w:rsidRPr="00673198">
              <w:rPr>
                <w:color w:val="000000"/>
              </w:rPr>
              <w:lastRenderedPageBreak/>
              <w:t xml:space="preserve">    </w:t>
            </w:r>
            <w:r w:rsidRPr="00673198">
              <w:rPr>
                <w:color w:val="000000"/>
                <w:shd w:val="clear" w:color="auto" w:fill="EFEFEF"/>
              </w:rPr>
              <w:t>&lt;/</w:t>
            </w:r>
            <w:r w:rsidRPr="00673198">
              <w:rPr>
                <w:color w:val="000080"/>
                <w:shd w:val="clear" w:color="auto" w:fill="EFEFEF"/>
              </w:rPr>
              <w:t>parent</w:t>
            </w:r>
            <w:r w:rsidRPr="00673198">
              <w:rPr>
                <w:color w:val="000000"/>
                <w:shd w:val="clear" w:color="auto" w:fill="EFEFEF"/>
              </w:rPr>
              <w:t>&gt;</w:t>
            </w:r>
            <w:r w:rsidRPr="00673198">
              <w:rPr>
                <w:color w:val="000000"/>
              </w:rPr>
              <w:br/>
              <w:t xml:space="preserve">    </w:t>
            </w:r>
            <w:r w:rsidRPr="00673198">
              <w:rPr>
                <w:color w:val="000000"/>
                <w:shd w:val="clear" w:color="auto" w:fill="EFEFEF"/>
              </w:rPr>
              <w:t>&lt;</w:t>
            </w:r>
            <w:proofErr w:type="spellStart"/>
            <w:r w:rsidRPr="00673198">
              <w:rPr>
                <w:color w:val="000080"/>
                <w:shd w:val="clear" w:color="auto" w:fill="EFEFEF"/>
              </w:rPr>
              <w:t>modelVersion</w:t>
            </w:r>
            <w:proofErr w:type="spellEnd"/>
            <w:r w:rsidRPr="00673198">
              <w:rPr>
                <w:color w:val="000000"/>
                <w:shd w:val="clear" w:color="auto" w:fill="EFEFEF"/>
              </w:rPr>
              <w:t>&gt;</w:t>
            </w:r>
            <w:r w:rsidRPr="00673198">
              <w:rPr>
                <w:color w:val="000000"/>
              </w:rPr>
              <w:t>4.0.0</w:t>
            </w:r>
            <w:r w:rsidRPr="00673198">
              <w:rPr>
                <w:color w:val="000000"/>
                <w:shd w:val="clear" w:color="auto" w:fill="EFEFEF"/>
              </w:rPr>
              <w:t>&lt;/</w:t>
            </w:r>
            <w:proofErr w:type="spellStart"/>
            <w:r w:rsidRPr="00673198">
              <w:rPr>
                <w:color w:val="000080"/>
                <w:shd w:val="clear" w:color="auto" w:fill="EFEFEF"/>
              </w:rPr>
              <w:t>modelVersion</w:t>
            </w:r>
            <w:proofErr w:type="spellEnd"/>
            <w:r w:rsidRPr="00673198">
              <w:rPr>
                <w:color w:val="000000"/>
                <w:shd w:val="clear" w:color="auto" w:fill="EFEFEF"/>
              </w:rPr>
              <w:t>&gt;</w:t>
            </w:r>
            <w:r w:rsidRPr="00673198">
              <w:rPr>
                <w:color w:val="000000"/>
              </w:rPr>
              <w:br/>
            </w:r>
            <w:r w:rsidRPr="00673198">
              <w:rPr>
                <w:color w:val="000000"/>
              </w:rPr>
              <w:br/>
              <w:t xml:space="preserve">    </w:t>
            </w:r>
            <w:r w:rsidRPr="00673198">
              <w:rPr>
                <w:color w:val="000000"/>
                <w:shd w:val="clear" w:color="auto" w:fill="EFEFEF"/>
              </w:rPr>
              <w:t>&lt;</w:t>
            </w:r>
            <w:proofErr w:type="spellStart"/>
            <w:r w:rsidRPr="00673198">
              <w:rPr>
                <w:color w:val="000080"/>
                <w:shd w:val="clear" w:color="auto" w:fill="EFEFEF"/>
              </w:rPr>
              <w:t>artifactId</w:t>
            </w:r>
            <w:proofErr w:type="spellEnd"/>
            <w:r w:rsidRPr="00673198">
              <w:rPr>
                <w:color w:val="000000"/>
                <w:shd w:val="clear" w:color="auto" w:fill="EFEFEF"/>
              </w:rPr>
              <w:t>&gt;</w:t>
            </w:r>
            <w:proofErr w:type="spellStart"/>
            <w:r w:rsidRPr="00673198">
              <w:rPr>
                <w:color w:val="000000"/>
              </w:rPr>
              <w:t>gmall</w:t>
            </w:r>
            <w:proofErr w:type="spellEnd"/>
            <w:r w:rsidRPr="00673198">
              <w:rPr>
                <w:color w:val="000000"/>
              </w:rPr>
              <w:t>-web-</w:t>
            </w:r>
            <w:proofErr w:type="spellStart"/>
            <w:r w:rsidRPr="00673198">
              <w:rPr>
                <w:color w:val="000000"/>
              </w:rPr>
              <w:t>util</w:t>
            </w:r>
            <w:proofErr w:type="spellEnd"/>
            <w:r w:rsidRPr="00673198">
              <w:rPr>
                <w:color w:val="000000"/>
                <w:shd w:val="clear" w:color="auto" w:fill="EFEFEF"/>
              </w:rPr>
              <w:t>&lt;/</w:t>
            </w:r>
            <w:proofErr w:type="spellStart"/>
            <w:r w:rsidRPr="00673198">
              <w:rPr>
                <w:color w:val="000080"/>
                <w:shd w:val="clear" w:color="auto" w:fill="EFEFEF"/>
              </w:rPr>
              <w:t>artifactId</w:t>
            </w:r>
            <w:proofErr w:type="spellEnd"/>
            <w:r w:rsidRPr="00673198">
              <w:rPr>
                <w:color w:val="000000"/>
                <w:shd w:val="clear" w:color="auto" w:fill="EFEFEF"/>
              </w:rPr>
              <w:t>&gt;</w:t>
            </w:r>
            <w:r w:rsidRPr="00673198">
              <w:rPr>
                <w:color w:val="000000"/>
              </w:rPr>
              <w:br/>
              <w:t xml:space="preserve">    </w:t>
            </w:r>
            <w:r w:rsidRPr="00673198">
              <w:rPr>
                <w:color w:val="000000"/>
                <w:shd w:val="clear" w:color="auto" w:fill="EFEFEF"/>
              </w:rPr>
              <w:t>&lt;</w:t>
            </w:r>
            <w:proofErr w:type="spellStart"/>
            <w:r w:rsidRPr="00673198">
              <w:rPr>
                <w:color w:val="000080"/>
                <w:shd w:val="clear" w:color="auto" w:fill="EFEFEF"/>
              </w:rPr>
              <w:t>groupId</w:t>
            </w:r>
            <w:proofErr w:type="spellEnd"/>
            <w:r w:rsidRPr="00673198">
              <w:rPr>
                <w:color w:val="000000"/>
                <w:shd w:val="clear" w:color="auto" w:fill="EFEFEF"/>
              </w:rPr>
              <w:t>&gt;</w:t>
            </w:r>
            <w:proofErr w:type="spellStart"/>
            <w:r w:rsidRPr="00673198">
              <w:rPr>
                <w:color w:val="000000"/>
              </w:rPr>
              <w:t>com.atguigu.gmall</w:t>
            </w:r>
            <w:proofErr w:type="spellEnd"/>
            <w:r w:rsidRPr="00673198">
              <w:rPr>
                <w:color w:val="000000"/>
                <w:shd w:val="clear" w:color="auto" w:fill="EFEFEF"/>
              </w:rPr>
              <w:t>&lt;/</w:t>
            </w:r>
            <w:proofErr w:type="spellStart"/>
            <w:r w:rsidRPr="00673198">
              <w:rPr>
                <w:color w:val="000080"/>
                <w:shd w:val="clear" w:color="auto" w:fill="EFEFEF"/>
              </w:rPr>
              <w:t>groupId</w:t>
            </w:r>
            <w:proofErr w:type="spellEnd"/>
            <w:r w:rsidRPr="00673198">
              <w:rPr>
                <w:color w:val="000000"/>
                <w:shd w:val="clear" w:color="auto" w:fill="EFEFEF"/>
              </w:rPr>
              <w:t>&gt;</w:t>
            </w:r>
            <w:r w:rsidRPr="00673198">
              <w:rPr>
                <w:color w:val="000000"/>
              </w:rPr>
              <w:br/>
              <w:t xml:space="preserve">    </w:t>
            </w:r>
            <w:r w:rsidRPr="00673198">
              <w:rPr>
                <w:color w:val="000000"/>
                <w:shd w:val="clear" w:color="auto" w:fill="EFEFEF"/>
              </w:rPr>
              <w:t>&lt;</w:t>
            </w:r>
            <w:r w:rsidRPr="00673198">
              <w:rPr>
                <w:color w:val="000080"/>
                <w:shd w:val="clear" w:color="auto" w:fill="EFEFEF"/>
              </w:rPr>
              <w:t>version</w:t>
            </w:r>
            <w:r w:rsidRPr="00673198">
              <w:rPr>
                <w:color w:val="000000"/>
                <w:shd w:val="clear" w:color="auto" w:fill="EFEFEF"/>
              </w:rPr>
              <w:t>&gt;</w:t>
            </w:r>
            <w:r w:rsidRPr="00673198">
              <w:rPr>
                <w:color w:val="000000"/>
              </w:rPr>
              <w:t>1.0-SNAPSHOT</w:t>
            </w:r>
            <w:r w:rsidRPr="00673198">
              <w:rPr>
                <w:color w:val="000000"/>
                <w:shd w:val="clear" w:color="auto" w:fill="EFEFEF"/>
              </w:rPr>
              <w:t>&lt;/</w:t>
            </w:r>
            <w:r w:rsidRPr="00673198">
              <w:rPr>
                <w:color w:val="000080"/>
                <w:shd w:val="clear" w:color="auto" w:fill="EFEFEF"/>
              </w:rPr>
              <w:t>version</w:t>
            </w:r>
            <w:r w:rsidRPr="00673198">
              <w:rPr>
                <w:color w:val="000000"/>
                <w:shd w:val="clear" w:color="auto" w:fill="EFEFEF"/>
              </w:rPr>
              <w:t>&gt;</w:t>
            </w:r>
            <w:r w:rsidRPr="00673198">
              <w:rPr>
                <w:color w:val="000000"/>
              </w:rPr>
              <w:br/>
              <w:t xml:space="preserve">    </w:t>
            </w:r>
            <w:r w:rsidRPr="00673198">
              <w:rPr>
                <w:color w:val="000000"/>
                <w:shd w:val="clear" w:color="auto" w:fill="EFEFEF"/>
              </w:rPr>
              <w:t>&lt;</w:t>
            </w:r>
            <w:r w:rsidRPr="00673198">
              <w:rPr>
                <w:color w:val="000080"/>
                <w:shd w:val="clear" w:color="auto" w:fill="EFEFEF"/>
              </w:rPr>
              <w:t>dependencies</w:t>
            </w:r>
            <w:r w:rsidRPr="00673198">
              <w:rPr>
                <w:color w:val="000000"/>
                <w:shd w:val="clear" w:color="auto" w:fill="EFEFEF"/>
              </w:rPr>
              <w:t>&gt;</w:t>
            </w:r>
            <w:r w:rsidRPr="00673198">
              <w:rPr>
                <w:color w:val="000000"/>
              </w:rPr>
              <w:br/>
              <w:t xml:space="preserve">        </w:t>
            </w:r>
            <w:r w:rsidRPr="00673198">
              <w:rPr>
                <w:color w:val="000000"/>
                <w:shd w:val="clear" w:color="auto" w:fill="EFEFEF"/>
              </w:rPr>
              <w:t>&lt;</w:t>
            </w:r>
            <w:r w:rsidRPr="00673198">
              <w:rPr>
                <w:color w:val="000080"/>
                <w:shd w:val="clear" w:color="auto" w:fill="EFEFEF"/>
              </w:rPr>
              <w:t>dependency</w:t>
            </w:r>
            <w:r w:rsidRPr="00673198">
              <w:rPr>
                <w:color w:val="000000"/>
                <w:shd w:val="clear" w:color="auto" w:fill="EFEFEF"/>
              </w:rPr>
              <w:t>&gt;</w:t>
            </w:r>
            <w:r w:rsidRPr="00673198">
              <w:rPr>
                <w:color w:val="000000"/>
              </w:rPr>
              <w:br/>
              <w:t xml:space="preserve">            </w:t>
            </w:r>
            <w:r w:rsidRPr="00673198">
              <w:rPr>
                <w:color w:val="000000"/>
                <w:shd w:val="clear" w:color="auto" w:fill="EFEFEF"/>
              </w:rPr>
              <w:t>&lt;</w:t>
            </w:r>
            <w:proofErr w:type="spellStart"/>
            <w:r w:rsidRPr="00673198">
              <w:rPr>
                <w:color w:val="000080"/>
                <w:shd w:val="clear" w:color="auto" w:fill="EFEFEF"/>
              </w:rPr>
              <w:t>groupId</w:t>
            </w:r>
            <w:proofErr w:type="spellEnd"/>
            <w:r w:rsidRPr="00673198">
              <w:rPr>
                <w:color w:val="000000"/>
                <w:shd w:val="clear" w:color="auto" w:fill="EFEFEF"/>
              </w:rPr>
              <w:t>&gt;</w:t>
            </w:r>
            <w:proofErr w:type="spellStart"/>
            <w:r w:rsidRPr="00673198">
              <w:rPr>
                <w:color w:val="000000"/>
              </w:rPr>
              <w:t>com.atguigu.gmall</w:t>
            </w:r>
            <w:proofErr w:type="spellEnd"/>
            <w:r w:rsidRPr="00673198">
              <w:rPr>
                <w:color w:val="000000"/>
                <w:shd w:val="clear" w:color="auto" w:fill="EFEFEF"/>
              </w:rPr>
              <w:t>&lt;/</w:t>
            </w:r>
            <w:proofErr w:type="spellStart"/>
            <w:r w:rsidRPr="00673198">
              <w:rPr>
                <w:color w:val="000080"/>
                <w:shd w:val="clear" w:color="auto" w:fill="EFEFEF"/>
              </w:rPr>
              <w:t>groupId</w:t>
            </w:r>
            <w:proofErr w:type="spellEnd"/>
            <w:r w:rsidRPr="00673198">
              <w:rPr>
                <w:color w:val="000000"/>
                <w:shd w:val="clear" w:color="auto" w:fill="EFEFEF"/>
              </w:rPr>
              <w:t>&gt;</w:t>
            </w:r>
            <w:r w:rsidRPr="00673198">
              <w:rPr>
                <w:color w:val="000000"/>
              </w:rPr>
              <w:br/>
              <w:t xml:space="preserve">            </w:t>
            </w:r>
            <w:r w:rsidRPr="00673198">
              <w:rPr>
                <w:color w:val="000000"/>
                <w:shd w:val="clear" w:color="auto" w:fill="EFEFEF"/>
              </w:rPr>
              <w:t>&lt;</w:t>
            </w:r>
            <w:proofErr w:type="spellStart"/>
            <w:r w:rsidRPr="00673198">
              <w:rPr>
                <w:color w:val="000080"/>
                <w:shd w:val="clear" w:color="auto" w:fill="EFEFEF"/>
              </w:rPr>
              <w:t>artifactId</w:t>
            </w:r>
            <w:proofErr w:type="spellEnd"/>
            <w:r w:rsidRPr="00673198">
              <w:rPr>
                <w:color w:val="000000"/>
                <w:shd w:val="clear" w:color="auto" w:fill="EFEFEF"/>
              </w:rPr>
              <w:t>&gt;</w:t>
            </w:r>
            <w:proofErr w:type="spellStart"/>
            <w:r w:rsidRPr="00673198">
              <w:rPr>
                <w:color w:val="000000"/>
              </w:rPr>
              <w:t>gmall</w:t>
            </w:r>
            <w:proofErr w:type="spellEnd"/>
            <w:r w:rsidRPr="00673198">
              <w:rPr>
                <w:color w:val="000000"/>
              </w:rPr>
              <w:t>-common-</w:t>
            </w:r>
            <w:proofErr w:type="spellStart"/>
            <w:r w:rsidRPr="00673198">
              <w:rPr>
                <w:color w:val="000000"/>
              </w:rPr>
              <w:t>util</w:t>
            </w:r>
            <w:proofErr w:type="spellEnd"/>
            <w:r w:rsidRPr="00673198">
              <w:rPr>
                <w:color w:val="000000"/>
                <w:shd w:val="clear" w:color="auto" w:fill="EFEFEF"/>
              </w:rPr>
              <w:t>&lt;/</w:t>
            </w:r>
            <w:proofErr w:type="spellStart"/>
            <w:r w:rsidRPr="00673198">
              <w:rPr>
                <w:color w:val="000080"/>
                <w:shd w:val="clear" w:color="auto" w:fill="EFEFEF"/>
              </w:rPr>
              <w:t>artifactId</w:t>
            </w:r>
            <w:proofErr w:type="spellEnd"/>
            <w:r w:rsidRPr="00673198">
              <w:rPr>
                <w:color w:val="000000"/>
                <w:shd w:val="clear" w:color="auto" w:fill="EFEFEF"/>
              </w:rPr>
              <w:t>&gt;</w:t>
            </w:r>
            <w:r w:rsidRPr="00673198">
              <w:rPr>
                <w:color w:val="000000"/>
              </w:rPr>
              <w:br/>
              <w:t xml:space="preserve">            </w:t>
            </w:r>
            <w:r w:rsidRPr="00673198">
              <w:rPr>
                <w:color w:val="000000"/>
                <w:shd w:val="clear" w:color="auto" w:fill="EFEFEF"/>
              </w:rPr>
              <w:t>&lt;</w:t>
            </w:r>
            <w:r w:rsidRPr="00673198">
              <w:rPr>
                <w:color w:val="000080"/>
                <w:shd w:val="clear" w:color="auto" w:fill="EFEFEF"/>
              </w:rPr>
              <w:t>version</w:t>
            </w:r>
            <w:r w:rsidRPr="00673198">
              <w:rPr>
                <w:color w:val="000000"/>
                <w:shd w:val="clear" w:color="auto" w:fill="EFEFEF"/>
              </w:rPr>
              <w:t>&gt;</w:t>
            </w:r>
            <w:r w:rsidRPr="00673198">
              <w:rPr>
                <w:color w:val="000000"/>
              </w:rPr>
              <w:t>1.0-SNAPSHOT</w:t>
            </w:r>
            <w:r w:rsidRPr="00673198">
              <w:rPr>
                <w:color w:val="000000"/>
                <w:shd w:val="clear" w:color="auto" w:fill="EFEFEF"/>
              </w:rPr>
              <w:t>&lt;/</w:t>
            </w:r>
            <w:r w:rsidRPr="00673198">
              <w:rPr>
                <w:color w:val="000080"/>
                <w:shd w:val="clear" w:color="auto" w:fill="EFEFEF"/>
              </w:rPr>
              <w:t>version</w:t>
            </w:r>
            <w:r w:rsidRPr="00673198">
              <w:rPr>
                <w:color w:val="000000"/>
                <w:shd w:val="clear" w:color="auto" w:fill="EFEFEF"/>
              </w:rPr>
              <w:t>&gt;</w:t>
            </w:r>
            <w:r w:rsidRPr="00673198">
              <w:rPr>
                <w:color w:val="000000"/>
              </w:rPr>
              <w:br/>
              <w:t xml:space="preserve">        </w:t>
            </w:r>
            <w:r w:rsidRPr="00673198">
              <w:rPr>
                <w:color w:val="000000"/>
                <w:shd w:val="clear" w:color="auto" w:fill="EFEFEF"/>
              </w:rPr>
              <w:t>&lt;/</w:t>
            </w:r>
            <w:r w:rsidRPr="00673198">
              <w:rPr>
                <w:color w:val="000080"/>
                <w:shd w:val="clear" w:color="auto" w:fill="EFEFEF"/>
              </w:rPr>
              <w:t>dependency</w:t>
            </w:r>
            <w:r w:rsidRPr="00673198">
              <w:rPr>
                <w:color w:val="000000"/>
                <w:shd w:val="clear" w:color="auto" w:fill="EFEFEF"/>
              </w:rPr>
              <w:t>&gt;</w:t>
            </w:r>
            <w:r>
              <w:rPr>
                <w:color w:val="000000"/>
              </w:rPr>
              <w:br/>
            </w:r>
            <w:r w:rsidRPr="00673198">
              <w:rPr>
                <w:color w:val="000000"/>
              </w:rPr>
              <w:br/>
              <w:t xml:space="preserve">        </w:t>
            </w:r>
            <w:r w:rsidRPr="00673198">
              <w:rPr>
                <w:color w:val="000000"/>
                <w:shd w:val="clear" w:color="auto" w:fill="EFEFEF"/>
              </w:rPr>
              <w:t>&lt;</w:t>
            </w:r>
            <w:r w:rsidRPr="00673198">
              <w:rPr>
                <w:color w:val="000080"/>
                <w:shd w:val="clear" w:color="auto" w:fill="EFEFEF"/>
              </w:rPr>
              <w:t>dependency</w:t>
            </w:r>
            <w:r w:rsidRPr="00673198">
              <w:rPr>
                <w:color w:val="000000"/>
                <w:shd w:val="clear" w:color="auto" w:fill="EFEFEF"/>
              </w:rPr>
              <w:t>&gt;</w:t>
            </w:r>
            <w:r w:rsidRPr="00673198">
              <w:rPr>
                <w:color w:val="000000"/>
              </w:rPr>
              <w:br/>
              <w:t xml:space="preserve">            </w:t>
            </w:r>
            <w:r w:rsidRPr="00673198">
              <w:rPr>
                <w:color w:val="000000"/>
                <w:shd w:val="clear" w:color="auto" w:fill="EFEFEF"/>
              </w:rPr>
              <w:t>&lt;</w:t>
            </w:r>
            <w:proofErr w:type="spellStart"/>
            <w:r w:rsidRPr="00673198">
              <w:rPr>
                <w:color w:val="000080"/>
                <w:shd w:val="clear" w:color="auto" w:fill="EFEFEF"/>
              </w:rPr>
              <w:t>groupId</w:t>
            </w:r>
            <w:proofErr w:type="spellEnd"/>
            <w:r w:rsidRPr="00673198">
              <w:rPr>
                <w:color w:val="000000"/>
                <w:shd w:val="clear" w:color="auto" w:fill="EFEFEF"/>
              </w:rPr>
              <w:t>&gt;</w:t>
            </w:r>
            <w:proofErr w:type="spellStart"/>
            <w:r w:rsidRPr="00673198">
              <w:rPr>
                <w:color w:val="000000"/>
              </w:rPr>
              <w:t>org.springframework.boot</w:t>
            </w:r>
            <w:proofErr w:type="spellEnd"/>
            <w:r w:rsidRPr="00673198">
              <w:rPr>
                <w:color w:val="000000"/>
                <w:shd w:val="clear" w:color="auto" w:fill="EFEFEF"/>
              </w:rPr>
              <w:t>&lt;/</w:t>
            </w:r>
            <w:proofErr w:type="spellStart"/>
            <w:r w:rsidRPr="00673198">
              <w:rPr>
                <w:color w:val="000080"/>
                <w:shd w:val="clear" w:color="auto" w:fill="EFEFEF"/>
              </w:rPr>
              <w:t>groupId</w:t>
            </w:r>
            <w:proofErr w:type="spellEnd"/>
            <w:r w:rsidRPr="00673198">
              <w:rPr>
                <w:color w:val="000000"/>
                <w:shd w:val="clear" w:color="auto" w:fill="EFEFEF"/>
              </w:rPr>
              <w:t>&gt;</w:t>
            </w:r>
            <w:r w:rsidRPr="00673198">
              <w:rPr>
                <w:color w:val="000000"/>
              </w:rPr>
              <w:br/>
              <w:t xml:space="preserve">            </w:t>
            </w:r>
            <w:r w:rsidRPr="00673198">
              <w:rPr>
                <w:color w:val="000000"/>
                <w:shd w:val="clear" w:color="auto" w:fill="EFEFEF"/>
              </w:rPr>
              <w:t>&lt;</w:t>
            </w:r>
            <w:proofErr w:type="spellStart"/>
            <w:r w:rsidRPr="00673198">
              <w:rPr>
                <w:color w:val="000080"/>
                <w:shd w:val="clear" w:color="auto" w:fill="EFEFEF"/>
              </w:rPr>
              <w:t>artifactId</w:t>
            </w:r>
            <w:proofErr w:type="spellEnd"/>
            <w:r w:rsidRPr="00673198">
              <w:rPr>
                <w:color w:val="000000"/>
                <w:shd w:val="clear" w:color="auto" w:fill="EFEFEF"/>
              </w:rPr>
              <w:t>&gt;</w:t>
            </w:r>
            <w:r w:rsidRPr="00673198">
              <w:rPr>
                <w:color w:val="000000"/>
              </w:rPr>
              <w:t>spring-boot-starter-</w:t>
            </w:r>
            <w:proofErr w:type="spellStart"/>
            <w:r w:rsidRPr="00673198">
              <w:rPr>
                <w:color w:val="000000"/>
              </w:rPr>
              <w:t>thymeleaf</w:t>
            </w:r>
            <w:proofErr w:type="spellEnd"/>
            <w:r w:rsidRPr="00673198">
              <w:rPr>
                <w:color w:val="000000"/>
                <w:shd w:val="clear" w:color="auto" w:fill="EFEFEF"/>
              </w:rPr>
              <w:t>&lt;/</w:t>
            </w:r>
            <w:proofErr w:type="spellStart"/>
            <w:r w:rsidRPr="00673198">
              <w:rPr>
                <w:color w:val="000080"/>
                <w:shd w:val="clear" w:color="auto" w:fill="EFEFEF"/>
              </w:rPr>
              <w:t>artifactId</w:t>
            </w:r>
            <w:proofErr w:type="spellEnd"/>
            <w:r w:rsidRPr="00673198">
              <w:rPr>
                <w:color w:val="000000"/>
                <w:shd w:val="clear" w:color="auto" w:fill="EFEFEF"/>
              </w:rPr>
              <w:t>&gt;</w:t>
            </w:r>
            <w:r w:rsidRPr="00673198">
              <w:rPr>
                <w:color w:val="000000"/>
              </w:rPr>
              <w:br/>
              <w:t xml:space="preserve">        </w:t>
            </w:r>
            <w:r w:rsidRPr="00673198">
              <w:rPr>
                <w:color w:val="000000"/>
                <w:shd w:val="clear" w:color="auto" w:fill="EFEFEF"/>
              </w:rPr>
              <w:t>&lt;/</w:t>
            </w:r>
            <w:r w:rsidRPr="00673198">
              <w:rPr>
                <w:color w:val="000080"/>
                <w:shd w:val="clear" w:color="auto" w:fill="EFEFEF"/>
              </w:rPr>
              <w:t>dependency</w:t>
            </w:r>
            <w:r w:rsidRPr="00673198">
              <w:rPr>
                <w:color w:val="000000"/>
                <w:shd w:val="clear" w:color="auto" w:fill="EFEFEF"/>
              </w:rPr>
              <w:t>&gt;</w:t>
            </w:r>
            <w:r w:rsidRPr="00673198">
              <w:rPr>
                <w:color w:val="000000"/>
              </w:rPr>
              <w:br/>
            </w:r>
            <w:r w:rsidRPr="00673198">
              <w:rPr>
                <w:color w:val="000000"/>
              </w:rPr>
              <w:br/>
              <w:t xml:space="preserve">    </w:t>
            </w:r>
            <w:r w:rsidRPr="00673198">
              <w:rPr>
                <w:color w:val="000000"/>
                <w:shd w:val="clear" w:color="auto" w:fill="EFEFEF"/>
              </w:rPr>
              <w:t>&lt;/</w:t>
            </w:r>
            <w:r w:rsidRPr="00673198">
              <w:rPr>
                <w:color w:val="000080"/>
                <w:shd w:val="clear" w:color="auto" w:fill="EFEFEF"/>
              </w:rPr>
              <w:t>dependencies</w:t>
            </w:r>
            <w:r w:rsidRPr="00673198">
              <w:rPr>
                <w:color w:val="000000"/>
                <w:shd w:val="clear" w:color="auto" w:fill="EFEFEF"/>
              </w:rPr>
              <w:t>&gt;</w:t>
            </w:r>
            <w:r w:rsidRPr="00673198">
              <w:rPr>
                <w:color w:val="000000"/>
              </w:rPr>
              <w:br/>
            </w:r>
            <w:r w:rsidRPr="00673198">
              <w:rPr>
                <w:color w:val="000000"/>
              </w:rPr>
              <w:br/>
            </w:r>
            <w:r w:rsidRPr="00673198">
              <w:rPr>
                <w:color w:val="000000"/>
                <w:shd w:val="clear" w:color="auto" w:fill="EFEFEF"/>
              </w:rPr>
              <w:t>&lt;/</w:t>
            </w:r>
            <w:r w:rsidRPr="00673198">
              <w:rPr>
                <w:color w:val="000080"/>
                <w:shd w:val="clear" w:color="auto" w:fill="EFEFEF"/>
              </w:rPr>
              <w:t>project</w:t>
            </w:r>
            <w:r w:rsidRPr="00673198">
              <w:rPr>
                <w:color w:val="000000"/>
                <w:shd w:val="clear" w:color="auto" w:fill="EFEFEF"/>
              </w:rPr>
              <w:t>&gt;</w:t>
            </w:r>
          </w:p>
          <w:p w:rsidR="00673198" w:rsidRPr="00673198" w:rsidRDefault="00673198" w:rsidP="00673198">
            <w:pPr>
              <w:pStyle w:val="af"/>
              <w:rPr>
                <w:sz w:val="28"/>
              </w:rPr>
            </w:pPr>
          </w:p>
        </w:tc>
      </w:tr>
    </w:tbl>
    <w:p w:rsidR="00673198" w:rsidRPr="00654EC8" w:rsidRDefault="00673198" w:rsidP="00673198">
      <w:proofErr w:type="spellStart"/>
      <w:r>
        <w:rPr>
          <w:rFonts w:hint="eastAsia"/>
        </w:rPr>
        <w:lastRenderedPageBreak/>
        <w:t>gmall</w:t>
      </w:r>
      <w:proofErr w:type="spellEnd"/>
      <w:r>
        <w:rPr>
          <w:rFonts w:hint="eastAsia"/>
        </w:rPr>
        <w:t>-</w:t>
      </w:r>
      <w:r>
        <w:t>service</w:t>
      </w:r>
      <w:r>
        <w:rPr>
          <w:rFonts w:hint="eastAsia"/>
        </w:rPr>
        <w:t>-</w:t>
      </w:r>
      <w:proofErr w:type="spellStart"/>
      <w:r>
        <w:rPr>
          <w:rFonts w:hint="eastAsia"/>
        </w:rPr>
        <w:t>util</w:t>
      </w:r>
      <w:proofErr w:type="spellEnd"/>
      <w:r>
        <w:rPr>
          <w:rFonts w:hint="eastAsia"/>
        </w:rPr>
        <w:t>的</w:t>
      </w:r>
      <w:r>
        <w:rPr>
          <w:rFonts w:hint="eastAsia"/>
        </w:rPr>
        <w:t>pom.xml</w:t>
      </w:r>
    </w:p>
    <w:tbl>
      <w:tblPr>
        <w:tblStyle w:val="ad"/>
        <w:tblW w:w="0" w:type="auto"/>
        <w:tblLook w:val="04A0" w:firstRow="1" w:lastRow="0" w:firstColumn="1" w:lastColumn="0" w:noHBand="0" w:noVBand="1"/>
      </w:tblPr>
      <w:tblGrid>
        <w:gridCol w:w="8522"/>
      </w:tblGrid>
      <w:tr w:rsidR="00302593" w:rsidTr="00302593">
        <w:tc>
          <w:tcPr>
            <w:tcW w:w="8522" w:type="dxa"/>
          </w:tcPr>
          <w:p w:rsidR="00302593" w:rsidRPr="00302593" w:rsidRDefault="00302593" w:rsidP="00F5550E">
            <w:pPr>
              <w:pStyle w:val="af"/>
              <w:rPr>
                <w:color w:val="000000"/>
              </w:rPr>
            </w:pPr>
            <w:r w:rsidRPr="00302593">
              <w:rPr>
                <w:i/>
                <w:iCs/>
                <w:color w:val="000000"/>
              </w:rPr>
              <w:t>&lt;?</w:t>
            </w:r>
            <w:r w:rsidRPr="00302593">
              <w:rPr>
                <w:color w:val="0000FF"/>
                <w:shd w:val="clear" w:color="auto" w:fill="EFEFEF"/>
              </w:rPr>
              <w:t>xml version</w:t>
            </w:r>
            <w:r w:rsidRPr="00302593">
              <w:rPr>
                <w:shd w:val="clear" w:color="auto" w:fill="EFEFEF"/>
              </w:rPr>
              <w:t xml:space="preserve">="1.0" </w:t>
            </w:r>
            <w:r w:rsidRPr="00302593">
              <w:rPr>
                <w:color w:val="0000FF"/>
                <w:shd w:val="clear" w:color="auto" w:fill="EFEFEF"/>
              </w:rPr>
              <w:t>encoding</w:t>
            </w:r>
            <w:r w:rsidRPr="00302593">
              <w:rPr>
                <w:shd w:val="clear" w:color="auto" w:fill="EFEFEF"/>
              </w:rPr>
              <w:t>="UTF-8"</w:t>
            </w:r>
            <w:r w:rsidRPr="00302593">
              <w:rPr>
                <w:i/>
                <w:iCs/>
                <w:color w:val="000000"/>
              </w:rPr>
              <w:t>?&gt;</w:t>
            </w:r>
            <w:r w:rsidRPr="00302593">
              <w:rPr>
                <w:i/>
                <w:iCs/>
                <w:color w:val="000000"/>
              </w:rPr>
              <w:br/>
            </w:r>
            <w:r w:rsidRPr="00302593">
              <w:rPr>
                <w:color w:val="000000"/>
                <w:shd w:val="clear" w:color="auto" w:fill="EFEFEF"/>
              </w:rPr>
              <w:t>&lt;</w:t>
            </w:r>
            <w:r w:rsidRPr="00302593">
              <w:rPr>
                <w:color w:val="000080"/>
                <w:shd w:val="clear" w:color="auto" w:fill="EFEFEF"/>
              </w:rPr>
              <w:t xml:space="preserve">project </w:t>
            </w:r>
            <w:proofErr w:type="spellStart"/>
            <w:r w:rsidRPr="00302593">
              <w:rPr>
                <w:color w:val="0000FF"/>
                <w:shd w:val="clear" w:color="auto" w:fill="EFEFEF"/>
              </w:rPr>
              <w:t>xmlns</w:t>
            </w:r>
            <w:proofErr w:type="spellEnd"/>
            <w:r w:rsidRPr="00302593">
              <w:rPr>
                <w:shd w:val="clear" w:color="auto" w:fill="EFEFEF"/>
              </w:rPr>
              <w:t>="http://maven.apache.org/POM/4.0.0"</w:t>
            </w:r>
            <w:r w:rsidRPr="00302593">
              <w:rPr>
                <w:shd w:val="clear" w:color="auto" w:fill="EFEFEF"/>
              </w:rPr>
              <w:br/>
              <w:t xml:space="preserve">         </w:t>
            </w:r>
            <w:proofErr w:type="spellStart"/>
            <w:r w:rsidRPr="00302593">
              <w:rPr>
                <w:color w:val="0000FF"/>
                <w:shd w:val="clear" w:color="auto" w:fill="EFEFEF"/>
              </w:rPr>
              <w:t>xmlns:</w:t>
            </w:r>
            <w:r w:rsidRPr="00302593">
              <w:rPr>
                <w:color w:val="660E7A"/>
                <w:shd w:val="clear" w:color="auto" w:fill="EFEFEF"/>
              </w:rPr>
              <w:t>xsi</w:t>
            </w:r>
            <w:proofErr w:type="spellEnd"/>
            <w:r w:rsidRPr="00302593">
              <w:rPr>
                <w:shd w:val="clear" w:color="auto" w:fill="EFEFEF"/>
              </w:rPr>
              <w:t>="http://www.w3.org/2001/XMLSchema-instance"</w:t>
            </w:r>
            <w:r w:rsidRPr="00302593">
              <w:rPr>
                <w:shd w:val="clear" w:color="auto" w:fill="EFEFEF"/>
              </w:rPr>
              <w:br/>
              <w:t xml:space="preserve">         </w:t>
            </w:r>
            <w:proofErr w:type="spellStart"/>
            <w:r w:rsidRPr="00302593">
              <w:rPr>
                <w:color w:val="660E7A"/>
                <w:shd w:val="clear" w:color="auto" w:fill="EFEFEF"/>
              </w:rPr>
              <w:t>xsi</w:t>
            </w:r>
            <w:r w:rsidRPr="00302593">
              <w:rPr>
                <w:color w:val="0000FF"/>
                <w:shd w:val="clear" w:color="auto" w:fill="EFEFEF"/>
              </w:rPr>
              <w:t>:schemaLocation</w:t>
            </w:r>
            <w:proofErr w:type="spellEnd"/>
            <w:r w:rsidRPr="00302593">
              <w:rPr>
                <w:shd w:val="clear" w:color="auto" w:fill="EFEFEF"/>
              </w:rPr>
              <w:t>="http://maven.apache.org/POM/4.0.0 http://maven.apache.org/xsd/maven-4.0.0.xsd"</w:t>
            </w:r>
            <w:r w:rsidRPr="00302593">
              <w:rPr>
                <w:color w:val="000000"/>
                <w:shd w:val="clear" w:color="auto" w:fill="EFEFEF"/>
              </w:rPr>
              <w:t>&gt;</w:t>
            </w:r>
            <w:r w:rsidRPr="00302593">
              <w:rPr>
                <w:color w:val="000000"/>
              </w:rPr>
              <w:br/>
              <w:t xml:space="preserve">    </w:t>
            </w:r>
            <w:r w:rsidRPr="00302593">
              <w:rPr>
                <w:color w:val="000000"/>
                <w:shd w:val="clear" w:color="auto" w:fill="EFEFEF"/>
              </w:rPr>
              <w:t>&lt;</w:t>
            </w:r>
            <w:r w:rsidRPr="00302593">
              <w:rPr>
                <w:color w:val="000080"/>
                <w:shd w:val="clear" w:color="auto" w:fill="EFEFEF"/>
              </w:rPr>
              <w:t>parent</w:t>
            </w:r>
            <w:r w:rsidRPr="00302593">
              <w:rPr>
                <w:color w:val="000000"/>
                <w:shd w:val="clear" w:color="auto" w:fill="EFEFEF"/>
              </w:rPr>
              <w:t>&gt;</w:t>
            </w:r>
            <w:r w:rsidRPr="00302593">
              <w:rPr>
                <w:color w:val="000000"/>
              </w:rPr>
              <w:br/>
              <w:t xml:space="preserve">        </w:t>
            </w:r>
            <w:r w:rsidRPr="00302593">
              <w:rPr>
                <w:color w:val="000000"/>
                <w:shd w:val="clear" w:color="auto" w:fill="EFEFEF"/>
              </w:rPr>
              <w:t>&lt;</w:t>
            </w:r>
            <w:proofErr w:type="spellStart"/>
            <w:r w:rsidRPr="00302593">
              <w:rPr>
                <w:color w:val="000080"/>
                <w:shd w:val="clear" w:color="auto" w:fill="EFEFEF"/>
              </w:rPr>
              <w:t>artifactId</w:t>
            </w:r>
            <w:proofErr w:type="spellEnd"/>
            <w:r w:rsidRPr="00302593">
              <w:rPr>
                <w:color w:val="000000"/>
                <w:shd w:val="clear" w:color="auto" w:fill="EFEFEF"/>
              </w:rPr>
              <w:t>&gt;</w:t>
            </w:r>
            <w:proofErr w:type="spellStart"/>
            <w:r w:rsidRPr="00302593">
              <w:rPr>
                <w:color w:val="000000"/>
              </w:rPr>
              <w:t>gmall</w:t>
            </w:r>
            <w:proofErr w:type="spellEnd"/>
            <w:r w:rsidRPr="00302593">
              <w:rPr>
                <w:color w:val="000000"/>
              </w:rPr>
              <w:t>-parent</w:t>
            </w:r>
            <w:r w:rsidRPr="00302593">
              <w:rPr>
                <w:color w:val="000000"/>
                <w:shd w:val="clear" w:color="auto" w:fill="EFEFEF"/>
              </w:rPr>
              <w:t>&lt;/</w:t>
            </w:r>
            <w:proofErr w:type="spellStart"/>
            <w:r w:rsidRPr="00302593">
              <w:rPr>
                <w:color w:val="000080"/>
                <w:shd w:val="clear" w:color="auto" w:fill="EFEFEF"/>
              </w:rPr>
              <w:t>artifactId</w:t>
            </w:r>
            <w:proofErr w:type="spellEnd"/>
            <w:r w:rsidRPr="00302593">
              <w:rPr>
                <w:color w:val="000000"/>
                <w:shd w:val="clear" w:color="auto" w:fill="EFEFEF"/>
              </w:rPr>
              <w:t>&gt;</w:t>
            </w:r>
            <w:r w:rsidRPr="00302593">
              <w:rPr>
                <w:color w:val="000000"/>
              </w:rPr>
              <w:br/>
              <w:t xml:space="preserve">        </w:t>
            </w:r>
            <w:r w:rsidRPr="00302593">
              <w:rPr>
                <w:color w:val="000000"/>
                <w:shd w:val="clear" w:color="auto" w:fill="EFEFEF"/>
              </w:rPr>
              <w:t>&lt;</w:t>
            </w:r>
            <w:proofErr w:type="spellStart"/>
            <w:r w:rsidRPr="00302593">
              <w:rPr>
                <w:color w:val="000080"/>
                <w:shd w:val="clear" w:color="auto" w:fill="EFEFEF"/>
              </w:rPr>
              <w:t>groupId</w:t>
            </w:r>
            <w:proofErr w:type="spellEnd"/>
            <w:r w:rsidRPr="00302593">
              <w:rPr>
                <w:color w:val="000000"/>
                <w:shd w:val="clear" w:color="auto" w:fill="EFEFEF"/>
              </w:rPr>
              <w:t>&gt;</w:t>
            </w:r>
            <w:proofErr w:type="spellStart"/>
            <w:r w:rsidRPr="00302593">
              <w:rPr>
                <w:color w:val="000000"/>
              </w:rPr>
              <w:t>com.atguigu.gmall</w:t>
            </w:r>
            <w:proofErr w:type="spellEnd"/>
            <w:r w:rsidRPr="00302593">
              <w:rPr>
                <w:color w:val="000000"/>
                <w:shd w:val="clear" w:color="auto" w:fill="EFEFEF"/>
              </w:rPr>
              <w:t>&lt;/</w:t>
            </w:r>
            <w:proofErr w:type="spellStart"/>
            <w:r w:rsidRPr="00302593">
              <w:rPr>
                <w:color w:val="000080"/>
                <w:shd w:val="clear" w:color="auto" w:fill="EFEFEF"/>
              </w:rPr>
              <w:t>groupId</w:t>
            </w:r>
            <w:proofErr w:type="spellEnd"/>
            <w:r w:rsidRPr="00302593">
              <w:rPr>
                <w:color w:val="000000"/>
                <w:shd w:val="clear" w:color="auto" w:fill="EFEFEF"/>
              </w:rPr>
              <w:t>&gt;</w:t>
            </w:r>
            <w:r w:rsidRPr="00302593">
              <w:rPr>
                <w:color w:val="000000"/>
              </w:rPr>
              <w:br/>
              <w:t xml:space="preserve">        </w:t>
            </w:r>
            <w:r w:rsidRPr="00302593">
              <w:rPr>
                <w:color w:val="000000"/>
                <w:shd w:val="clear" w:color="auto" w:fill="EFEFEF"/>
              </w:rPr>
              <w:t>&lt;</w:t>
            </w:r>
            <w:r w:rsidRPr="00302593">
              <w:rPr>
                <w:color w:val="000080"/>
                <w:shd w:val="clear" w:color="auto" w:fill="EFEFEF"/>
              </w:rPr>
              <w:t>version</w:t>
            </w:r>
            <w:r w:rsidRPr="00302593">
              <w:rPr>
                <w:color w:val="000000"/>
                <w:shd w:val="clear" w:color="auto" w:fill="EFEFEF"/>
              </w:rPr>
              <w:t>&gt;</w:t>
            </w:r>
            <w:r w:rsidRPr="00302593">
              <w:rPr>
                <w:color w:val="000000"/>
              </w:rPr>
              <w:t>1.0-SNAPSHOT</w:t>
            </w:r>
            <w:r w:rsidRPr="00302593">
              <w:rPr>
                <w:color w:val="000000"/>
                <w:shd w:val="clear" w:color="auto" w:fill="EFEFEF"/>
              </w:rPr>
              <w:t>&lt;/</w:t>
            </w:r>
            <w:r w:rsidRPr="00302593">
              <w:rPr>
                <w:color w:val="000080"/>
                <w:shd w:val="clear" w:color="auto" w:fill="EFEFEF"/>
              </w:rPr>
              <w:t>version</w:t>
            </w:r>
            <w:r w:rsidRPr="00302593">
              <w:rPr>
                <w:color w:val="000000"/>
                <w:shd w:val="clear" w:color="auto" w:fill="EFEFEF"/>
              </w:rPr>
              <w:t>&gt;</w:t>
            </w:r>
            <w:r w:rsidRPr="00302593">
              <w:rPr>
                <w:color w:val="000000"/>
              </w:rPr>
              <w:br/>
              <w:t xml:space="preserve">    </w:t>
            </w:r>
            <w:r w:rsidRPr="00302593">
              <w:rPr>
                <w:color w:val="000000"/>
                <w:shd w:val="clear" w:color="auto" w:fill="EFEFEF"/>
              </w:rPr>
              <w:t>&lt;/</w:t>
            </w:r>
            <w:r w:rsidRPr="00302593">
              <w:rPr>
                <w:color w:val="000080"/>
                <w:shd w:val="clear" w:color="auto" w:fill="EFEFEF"/>
              </w:rPr>
              <w:t>parent</w:t>
            </w:r>
            <w:r w:rsidRPr="00302593">
              <w:rPr>
                <w:color w:val="000000"/>
                <w:shd w:val="clear" w:color="auto" w:fill="EFEFEF"/>
              </w:rPr>
              <w:t>&gt;</w:t>
            </w:r>
            <w:r w:rsidRPr="00302593">
              <w:rPr>
                <w:color w:val="000000"/>
              </w:rPr>
              <w:br/>
              <w:t xml:space="preserve">    </w:t>
            </w:r>
            <w:r w:rsidRPr="00302593">
              <w:rPr>
                <w:color w:val="000000"/>
                <w:shd w:val="clear" w:color="auto" w:fill="EFEFEF"/>
              </w:rPr>
              <w:t>&lt;</w:t>
            </w:r>
            <w:proofErr w:type="spellStart"/>
            <w:r w:rsidRPr="00302593">
              <w:rPr>
                <w:color w:val="000080"/>
                <w:shd w:val="clear" w:color="auto" w:fill="EFEFEF"/>
              </w:rPr>
              <w:t>modelVersion</w:t>
            </w:r>
            <w:proofErr w:type="spellEnd"/>
            <w:r w:rsidRPr="00302593">
              <w:rPr>
                <w:color w:val="000000"/>
                <w:shd w:val="clear" w:color="auto" w:fill="EFEFEF"/>
              </w:rPr>
              <w:t>&gt;</w:t>
            </w:r>
            <w:r w:rsidRPr="00302593">
              <w:rPr>
                <w:color w:val="000000"/>
              </w:rPr>
              <w:t>4.0.0</w:t>
            </w:r>
            <w:r w:rsidRPr="00302593">
              <w:rPr>
                <w:color w:val="000000"/>
                <w:shd w:val="clear" w:color="auto" w:fill="EFEFEF"/>
              </w:rPr>
              <w:t>&lt;/</w:t>
            </w:r>
            <w:proofErr w:type="spellStart"/>
            <w:r w:rsidRPr="00302593">
              <w:rPr>
                <w:color w:val="000080"/>
                <w:shd w:val="clear" w:color="auto" w:fill="EFEFEF"/>
              </w:rPr>
              <w:t>modelVersion</w:t>
            </w:r>
            <w:proofErr w:type="spellEnd"/>
            <w:r w:rsidRPr="00302593">
              <w:rPr>
                <w:color w:val="000000"/>
                <w:shd w:val="clear" w:color="auto" w:fill="EFEFEF"/>
              </w:rPr>
              <w:t>&gt;</w:t>
            </w:r>
            <w:r w:rsidRPr="00302593">
              <w:rPr>
                <w:color w:val="000000"/>
              </w:rPr>
              <w:br/>
              <w:t xml:space="preserve">    </w:t>
            </w:r>
            <w:r w:rsidRPr="00302593">
              <w:rPr>
                <w:color w:val="000000"/>
                <w:shd w:val="clear" w:color="auto" w:fill="EFEFEF"/>
              </w:rPr>
              <w:t>&lt;</w:t>
            </w:r>
            <w:proofErr w:type="spellStart"/>
            <w:r w:rsidRPr="00302593">
              <w:rPr>
                <w:color w:val="000080"/>
                <w:shd w:val="clear" w:color="auto" w:fill="EFEFEF"/>
              </w:rPr>
              <w:t>artifactId</w:t>
            </w:r>
            <w:proofErr w:type="spellEnd"/>
            <w:r w:rsidRPr="00302593">
              <w:rPr>
                <w:color w:val="000000"/>
                <w:shd w:val="clear" w:color="auto" w:fill="EFEFEF"/>
              </w:rPr>
              <w:t>&gt;</w:t>
            </w:r>
            <w:proofErr w:type="spellStart"/>
            <w:r w:rsidRPr="00302593">
              <w:rPr>
                <w:color w:val="000000"/>
              </w:rPr>
              <w:t>gmall</w:t>
            </w:r>
            <w:proofErr w:type="spellEnd"/>
            <w:r w:rsidRPr="00302593">
              <w:rPr>
                <w:color w:val="000000"/>
              </w:rPr>
              <w:t>-service-</w:t>
            </w:r>
            <w:proofErr w:type="spellStart"/>
            <w:r w:rsidRPr="00302593">
              <w:rPr>
                <w:color w:val="000000"/>
              </w:rPr>
              <w:t>util</w:t>
            </w:r>
            <w:proofErr w:type="spellEnd"/>
            <w:r w:rsidRPr="00302593">
              <w:rPr>
                <w:color w:val="000000"/>
                <w:shd w:val="clear" w:color="auto" w:fill="EFEFEF"/>
              </w:rPr>
              <w:t>&lt;/</w:t>
            </w:r>
            <w:proofErr w:type="spellStart"/>
            <w:r w:rsidRPr="00302593">
              <w:rPr>
                <w:color w:val="000080"/>
                <w:shd w:val="clear" w:color="auto" w:fill="EFEFEF"/>
              </w:rPr>
              <w:t>artifactId</w:t>
            </w:r>
            <w:proofErr w:type="spellEnd"/>
            <w:r w:rsidRPr="00302593">
              <w:rPr>
                <w:color w:val="000000"/>
                <w:shd w:val="clear" w:color="auto" w:fill="EFEFEF"/>
              </w:rPr>
              <w:t>&gt;</w:t>
            </w:r>
            <w:r w:rsidRPr="00302593">
              <w:rPr>
                <w:color w:val="000000"/>
              </w:rPr>
              <w:br/>
              <w:t xml:space="preserve">    </w:t>
            </w:r>
            <w:r w:rsidRPr="00302593">
              <w:rPr>
                <w:color w:val="000000"/>
                <w:shd w:val="clear" w:color="auto" w:fill="EFEFEF"/>
              </w:rPr>
              <w:t>&lt;</w:t>
            </w:r>
            <w:r w:rsidRPr="00302593">
              <w:rPr>
                <w:color w:val="000080"/>
                <w:shd w:val="clear" w:color="auto" w:fill="EFEFEF"/>
              </w:rPr>
              <w:t>dependencies</w:t>
            </w:r>
            <w:r w:rsidRPr="00302593">
              <w:rPr>
                <w:color w:val="000000"/>
                <w:shd w:val="clear" w:color="auto" w:fill="EFEFEF"/>
              </w:rPr>
              <w:t>&gt;</w:t>
            </w:r>
            <w:r w:rsidRPr="00302593">
              <w:rPr>
                <w:color w:val="000000"/>
              </w:rPr>
              <w:br/>
              <w:t xml:space="preserve">        </w:t>
            </w:r>
            <w:r w:rsidRPr="00302593">
              <w:rPr>
                <w:color w:val="000000"/>
                <w:shd w:val="clear" w:color="auto" w:fill="EFEFEF"/>
              </w:rPr>
              <w:t>&lt;</w:t>
            </w:r>
            <w:r w:rsidRPr="00302593">
              <w:rPr>
                <w:color w:val="000080"/>
                <w:shd w:val="clear" w:color="auto" w:fill="EFEFEF"/>
              </w:rPr>
              <w:t>dependency</w:t>
            </w:r>
            <w:r w:rsidRPr="00302593">
              <w:rPr>
                <w:color w:val="000000"/>
                <w:shd w:val="clear" w:color="auto" w:fill="EFEFEF"/>
              </w:rPr>
              <w:t>&gt;</w:t>
            </w:r>
            <w:r w:rsidRPr="00302593">
              <w:rPr>
                <w:color w:val="000000"/>
              </w:rPr>
              <w:br/>
              <w:t xml:space="preserve">            </w:t>
            </w:r>
            <w:r w:rsidRPr="00302593">
              <w:rPr>
                <w:color w:val="000000"/>
                <w:shd w:val="clear" w:color="auto" w:fill="EFEFEF"/>
              </w:rPr>
              <w:t>&lt;</w:t>
            </w:r>
            <w:proofErr w:type="spellStart"/>
            <w:r w:rsidRPr="00302593">
              <w:rPr>
                <w:color w:val="000080"/>
                <w:shd w:val="clear" w:color="auto" w:fill="EFEFEF"/>
              </w:rPr>
              <w:t>groupId</w:t>
            </w:r>
            <w:proofErr w:type="spellEnd"/>
            <w:r w:rsidRPr="00302593">
              <w:rPr>
                <w:color w:val="000000"/>
                <w:shd w:val="clear" w:color="auto" w:fill="EFEFEF"/>
              </w:rPr>
              <w:t>&gt;</w:t>
            </w:r>
            <w:proofErr w:type="spellStart"/>
            <w:r w:rsidRPr="00302593">
              <w:rPr>
                <w:color w:val="000000"/>
              </w:rPr>
              <w:t>com.atguigu.gmall</w:t>
            </w:r>
            <w:proofErr w:type="spellEnd"/>
            <w:r w:rsidRPr="00302593">
              <w:rPr>
                <w:color w:val="000000"/>
                <w:shd w:val="clear" w:color="auto" w:fill="EFEFEF"/>
              </w:rPr>
              <w:t>&lt;/</w:t>
            </w:r>
            <w:proofErr w:type="spellStart"/>
            <w:r w:rsidRPr="00302593">
              <w:rPr>
                <w:color w:val="000080"/>
                <w:shd w:val="clear" w:color="auto" w:fill="EFEFEF"/>
              </w:rPr>
              <w:t>groupId</w:t>
            </w:r>
            <w:proofErr w:type="spellEnd"/>
            <w:r w:rsidRPr="00302593">
              <w:rPr>
                <w:color w:val="000000"/>
                <w:shd w:val="clear" w:color="auto" w:fill="EFEFEF"/>
              </w:rPr>
              <w:t>&gt;</w:t>
            </w:r>
            <w:r w:rsidRPr="00302593">
              <w:rPr>
                <w:color w:val="000000"/>
              </w:rPr>
              <w:br/>
              <w:t xml:space="preserve">            </w:t>
            </w:r>
            <w:r w:rsidRPr="00302593">
              <w:rPr>
                <w:color w:val="000000"/>
                <w:shd w:val="clear" w:color="auto" w:fill="EFEFEF"/>
              </w:rPr>
              <w:t>&lt;</w:t>
            </w:r>
            <w:proofErr w:type="spellStart"/>
            <w:r w:rsidRPr="00302593">
              <w:rPr>
                <w:color w:val="000080"/>
                <w:shd w:val="clear" w:color="auto" w:fill="EFEFEF"/>
              </w:rPr>
              <w:t>artifactId</w:t>
            </w:r>
            <w:proofErr w:type="spellEnd"/>
            <w:r w:rsidRPr="00302593">
              <w:rPr>
                <w:color w:val="000000"/>
                <w:shd w:val="clear" w:color="auto" w:fill="EFEFEF"/>
              </w:rPr>
              <w:t>&gt;</w:t>
            </w:r>
            <w:proofErr w:type="spellStart"/>
            <w:r w:rsidRPr="00302593">
              <w:rPr>
                <w:color w:val="000000"/>
              </w:rPr>
              <w:t>gmall</w:t>
            </w:r>
            <w:proofErr w:type="spellEnd"/>
            <w:r w:rsidRPr="00302593">
              <w:rPr>
                <w:color w:val="000000"/>
              </w:rPr>
              <w:t>-common-</w:t>
            </w:r>
            <w:proofErr w:type="spellStart"/>
            <w:r w:rsidRPr="00302593">
              <w:rPr>
                <w:color w:val="000000"/>
              </w:rPr>
              <w:t>util</w:t>
            </w:r>
            <w:proofErr w:type="spellEnd"/>
            <w:r w:rsidRPr="00302593">
              <w:rPr>
                <w:color w:val="000000"/>
                <w:shd w:val="clear" w:color="auto" w:fill="EFEFEF"/>
              </w:rPr>
              <w:t>&lt;/</w:t>
            </w:r>
            <w:proofErr w:type="spellStart"/>
            <w:r w:rsidRPr="00302593">
              <w:rPr>
                <w:color w:val="000080"/>
                <w:shd w:val="clear" w:color="auto" w:fill="EFEFEF"/>
              </w:rPr>
              <w:t>artifactId</w:t>
            </w:r>
            <w:proofErr w:type="spellEnd"/>
            <w:r w:rsidRPr="00302593">
              <w:rPr>
                <w:color w:val="000000"/>
                <w:shd w:val="clear" w:color="auto" w:fill="EFEFEF"/>
              </w:rPr>
              <w:t>&gt;</w:t>
            </w:r>
            <w:r w:rsidRPr="00302593">
              <w:rPr>
                <w:color w:val="000000"/>
              </w:rPr>
              <w:br/>
              <w:t xml:space="preserve">            </w:t>
            </w:r>
            <w:r w:rsidRPr="00302593">
              <w:rPr>
                <w:color w:val="000000"/>
                <w:shd w:val="clear" w:color="auto" w:fill="EFEFEF"/>
              </w:rPr>
              <w:t>&lt;</w:t>
            </w:r>
            <w:r w:rsidRPr="00302593">
              <w:rPr>
                <w:color w:val="000080"/>
                <w:shd w:val="clear" w:color="auto" w:fill="EFEFEF"/>
              </w:rPr>
              <w:t>version</w:t>
            </w:r>
            <w:r w:rsidRPr="00302593">
              <w:rPr>
                <w:color w:val="000000"/>
                <w:shd w:val="clear" w:color="auto" w:fill="EFEFEF"/>
              </w:rPr>
              <w:t>&gt;</w:t>
            </w:r>
            <w:r w:rsidRPr="00302593">
              <w:rPr>
                <w:color w:val="000000"/>
              </w:rPr>
              <w:t>1.0-SNAPSHOT</w:t>
            </w:r>
            <w:r w:rsidRPr="00302593">
              <w:rPr>
                <w:color w:val="000000"/>
                <w:shd w:val="clear" w:color="auto" w:fill="EFEFEF"/>
              </w:rPr>
              <w:t>&lt;/</w:t>
            </w:r>
            <w:r w:rsidRPr="00302593">
              <w:rPr>
                <w:color w:val="000080"/>
                <w:shd w:val="clear" w:color="auto" w:fill="EFEFEF"/>
              </w:rPr>
              <w:t>version</w:t>
            </w:r>
            <w:r w:rsidRPr="00302593">
              <w:rPr>
                <w:color w:val="000000"/>
                <w:shd w:val="clear" w:color="auto" w:fill="EFEFEF"/>
              </w:rPr>
              <w:t>&gt;</w:t>
            </w:r>
            <w:r w:rsidRPr="00302593">
              <w:rPr>
                <w:color w:val="000000"/>
              </w:rPr>
              <w:br/>
              <w:t xml:space="preserve">        </w:t>
            </w:r>
            <w:r w:rsidRPr="00302593">
              <w:rPr>
                <w:color w:val="000000"/>
                <w:shd w:val="clear" w:color="auto" w:fill="EFEFEF"/>
              </w:rPr>
              <w:t>&lt;/</w:t>
            </w:r>
            <w:r w:rsidRPr="00302593">
              <w:rPr>
                <w:color w:val="000080"/>
                <w:shd w:val="clear" w:color="auto" w:fill="EFEFEF"/>
              </w:rPr>
              <w:t>dependency</w:t>
            </w:r>
            <w:r w:rsidRPr="00302593">
              <w:rPr>
                <w:color w:val="000000"/>
                <w:shd w:val="clear" w:color="auto" w:fill="EFEFEF"/>
              </w:rPr>
              <w:t>&gt;</w:t>
            </w:r>
            <w:r w:rsidRPr="00302593">
              <w:rPr>
                <w:color w:val="000000"/>
              </w:rPr>
              <w:br/>
              <w:t xml:space="preserve">        </w:t>
            </w:r>
            <w:r w:rsidRPr="00302593">
              <w:rPr>
                <w:color w:val="000000"/>
                <w:shd w:val="clear" w:color="auto" w:fill="EFEFEF"/>
              </w:rPr>
              <w:t>&lt;</w:t>
            </w:r>
            <w:r w:rsidRPr="00302593">
              <w:rPr>
                <w:color w:val="000080"/>
                <w:shd w:val="clear" w:color="auto" w:fill="EFEFEF"/>
              </w:rPr>
              <w:t>dependency</w:t>
            </w:r>
            <w:r w:rsidRPr="00302593">
              <w:rPr>
                <w:color w:val="000000"/>
                <w:shd w:val="clear" w:color="auto" w:fill="EFEFEF"/>
              </w:rPr>
              <w:t>&gt;</w:t>
            </w:r>
            <w:r w:rsidRPr="00302593">
              <w:rPr>
                <w:color w:val="000000"/>
              </w:rPr>
              <w:br/>
              <w:t xml:space="preserve">            </w:t>
            </w:r>
            <w:r w:rsidRPr="00302593">
              <w:rPr>
                <w:color w:val="000000"/>
                <w:shd w:val="clear" w:color="auto" w:fill="EFEFEF"/>
              </w:rPr>
              <w:t>&lt;</w:t>
            </w:r>
            <w:proofErr w:type="spellStart"/>
            <w:r w:rsidRPr="00302593">
              <w:rPr>
                <w:color w:val="000080"/>
                <w:shd w:val="clear" w:color="auto" w:fill="EFEFEF"/>
              </w:rPr>
              <w:t>groupId</w:t>
            </w:r>
            <w:proofErr w:type="spellEnd"/>
            <w:r w:rsidRPr="00302593">
              <w:rPr>
                <w:color w:val="000000"/>
                <w:shd w:val="clear" w:color="auto" w:fill="EFEFEF"/>
              </w:rPr>
              <w:t>&gt;</w:t>
            </w:r>
            <w:proofErr w:type="spellStart"/>
            <w:r w:rsidRPr="00302593">
              <w:rPr>
                <w:color w:val="000000"/>
              </w:rPr>
              <w:t>org.springframework.boot</w:t>
            </w:r>
            <w:proofErr w:type="spellEnd"/>
            <w:r w:rsidRPr="00302593">
              <w:rPr>
                <w:color w:val="000000"/>
                <w:shd w:val="clear" w:color="auto" w:fill="EFEFEF"/>
              </w:rPr>
              <w:t>&lt;/</w:t>
            </w:r>
            <w:proofErr w:type="spellStart"/>
            <w:r w:rsidRPr="00302593">
              <w:rPr>
                <w:color w:val="000080"/>
                <w:shd w:val="clear" w:color="auto" w:fill="EFEFEF"/>
              </w:rPr>
              <w:t>groupId</w:t>
            </w:r>
            <w:proofErr w:type="spellEnd"/>
            <w:r w:rsidRPr="00302593">
              <w:rPr>
                <w:color w:val="000000"/>
                <w:shd w:val="clear" w:color="auto" w:fill="EFEFEF"/>
              </w:rPr>
              <w:t>&gt;</w:t>
            </w:r>
            <w:r w:rsidRPr="00302593">
              <w:rPr>
                <w:color w:val="000000"/>
              </w:rPr>
              <w:br/>
              <w:t xml:space="preserve">            </w:t>
            </w:r>
            <w:r w:rsidRPr="00302593">
              <w:rPr>
                <w:color w:val="000000"/>
                <w:shd w:val="clear" w:color="auto" w:fill="EFEFEF"/>
              </w:rPr>
              <w:t>&lt;</w:t>
            </w:r>
            <w:proofErr w:type="spellStart"/>
            <w:r w:rsidRPr="00302593">
              <w:rPr>
                <w:color w:val="000080"/>
                <w:shd w:val="clear" w:color="auto" w:fill="EFEFEF"/>
              </w:rPr>
              <w:t>artifactId</w:t>
            </w:r>
            <w:proofErr w:type="spellEnd"/>
            <w:r w:rsidRPr="00302593">
              <w:rPr>
                <w:color w:val="000000"/>
                <w:shd w:val="clear" w:color="auto" w:fill="EFEFEF"/>
              </w:rPr>
              <w:t>&gt;</w:t>
            </w:r>
            <w:r w:rsidRPr="00302593">
              <w:rPr>
                <w:color w:val="000000"/>
              </w:rPr>
              <w:t>spring-boot-starter-</w:t>
            </w:r>
            <w:proofErr w:type="spellStart"/>
            <w:r w:rsidRPr="00302593">
              <w:rPr>
                <w:color w:val="000000"/>
              </w:rPr>
              <w:t>jdbc</w:t>
            </w:r>
            <w:proofErr w:type="spellEnd"/>
            <w:r w:rsidRPr="00302593">
              <w:rPr>
                <w:color w:val="000000"/>
                <w:shd w:val="clear" w:color="auto" w:fill="EFEFEF"/>
              </w:rPr>
              <w:t>&lt;/</w:t>
            </w:r>
            <w:proofErr w:type="spellStart"/>
            <w:r w:rsidRPr="00302593">
              <w:rPr>
                <w:color w:val="000080"/>
                <w:shd w:val="clear" w:color="auto" w:fill="EFEFEF"/>
              </w:rPr>
              <w:t>artifactId</w:t>
            </w:r>
            <w:proofErr w:type="spellEnd"/>
            <w:r w:rsidRPr="00302593">
              <w:rPr>
                <w:color w:val="000000"/>
                <w:shd w:val="clear" w:color="auto" w:fill="EFEFEF"/>
              </w:rPr>
              <w:t>&gt;</w:t>
            </w:r>
            <w:r w:rsidRPr="00302593">
              <w:rPr>
                <w:color w:val="000000"/>
              </w:rPr>
              <w:br/>
              <w:t xml:space="preserve">        </w:t>
            </w:r>
            <w:r w:rsidRPr="00302593">
              <w:rPr>
                <w:color w:val="000000"/>
                <w:shd w:val="clear" w:color="auto" w:fill="EFEFEF"/>
              </w:rPr>
              <w:t>&lt;/</w:t>
            </w:r>
            <w:r w:rsidRPr="00302593">
              <w:rPr>
                <w:color w:val="000080"/>
                <w:shd w:val="clear" w:color="auto" w:fill="EFEFEF"/>
              </w:rPr>
              <w:t>dependency</w:t>
            </w:r>
            <w:r w:rsidRPr="00302593">
              <w:rPr>
                <w:color w:val="000000"/>
                <w:shd w:val="clear" w:color="auto" w:fill="EFEFEF"/>
              </w:rPr>
              <w:t>&gt;</w:t>
            </w:r>
            <w:r w:rsidRPr="00302593">
              <w:rPr>
                <w:color w:val="000000"/>
              </w:rPr>
              <w:br/>
              <w:t xml:space="preserve">        </w:t>
            </w:r>
            <w:r w:rsidRPr="00302593">
              <w:rPr>
                <w:color w:val="000000"/>
                <w:shd w:val="clear" w:color="auto" w:fill="EFEFEF"/>
              </w:rPr>
              <w:t>&lt;</w:t>
            </w:r>
            <w:r w:rsidRPr="00302593">
              <w:rPr>
                <w:color w:val="000080"/>
                <w:shd w:val="clear" w:color="auto" w:fill="EFEFEF"/>
              </w:rPr>
              <w:t>dependency</w:t>
            </w:r>
            <w:r w:rsidRPr="00302593">
              <w:rPr>
                <w:color w:val="000000"/>
                <w:shd w:val="clear" w:color="auto" w:fill="EFEFEF"/>
              </w:rPr>
              <w:t>&gt;</w:t>
            </w:r>
            <w:r w:rsidRPr="00302593">
              <w:rPr>
                <w:color w:val="000000"/>
              </w:rPr>
              <w:br/>
              <w:t xml:space="preserve">            </w:t>
            </w:r>
            <w:r w:rsidRPr="00302593">
              <w:rPr>
                <w:color w:val="000000"/>
                <w:shd w:val="clear" w:color="auto" w:fill="EFEFEF"/>
              </w:rPr>
              <w:t>&lt;</w:t>
            </w:r>
            <w:proofErr w:type="spellStart"/>
            <w:r w:rsidRPr="00302593">
              <w:rPr>
                <w:color w:val="000080"/>
                <w:shd w:val="clear" w:color="auto" w:fill="EFEFEF"/>
              </w:rPr>
              <w:t>groupId</w:t>
            </w:r>
            <w:proofErr w:type="spellEnd"/>
            <w:r w:rsidRPr="00302593">
              <w:rPr>
                <w:color w:val="000000"/>
                <w:shd w:val="clear" w:color="auto" w:fill="EFEFEF"/>
              </w:rPr>
              <w:t>&gt;</w:t>
            </w:r>
            <w:proofErr w:type="spellStart"/>
            <w:r w:rsidRPr="00302593">
              <w:rPr>
                <w:color w:val="000000"/>
              </w:rPr>
              <w:t>org.mybatis.spring.boot</w:t>
            </w:r>
            <w:proofErr w:type="spellEnd"/>
            <w:r w:rsidRPr="00302593">
              <w:rPr>
                <w:color w:val="000000"/>
                <w:shd w:val="clear" w:color="auto" w:fill="EFEFEF"/>
              </w:rPr>
              <w:t>&lt;/</w:t>
            </w:r>
            <w:proofErr w:type="spellStart"/>
            <w:r w:rsidRPr="00302593">
              <w:rPr>
                <w:color w:val="000080"/>
                <w:shd w:val="clear" w:color="auto" w:fill="EFEFEF"/>
              </w:rPr>
              <w:t>groupId</w:t>
            </w:r>
            <w:proofErr w:type="spellEnd"/>
            <w:r w:rsidRPr="00302593">
              <w:rPr>
                <w:color w:val="000000"/>
                <w:shd w:val="clear" w:color="auto" w:fill="EFEFEF"/>
              </w:rPr>
              <w:t>&gt;</w:t>
            </w:r>
            <w:r w:rsidRPr="00302593">
              <w:rPr>
                <w:color w:val="000000"/>
              </w:rPr>
              <w:br/>
              <w:t xml:space="preserve">            </w:t>
            </w:r>
            <w:r w:rsidRPr="00302593">
              <w:rPr>
                <w:color w:val="000000"/>
                <w:shd w:val="clear" w:color="auto" w:fill="EFEFEF"/>
              </w:rPr>
              <w:t>&lt;</w:t>
            </w:r>
            <w:proofErr w:type="spellStart"/>
            <w:r w:rsidRPr="00302593">
              <w:rPr>
                <w:color w:val="000080"/>
                <w:shd w:val="clear" w:color="auto" w:fill="EFEFEF"/>
              </w:rPr>
              <w:t>artifactId</w:t>
            </w:r>
            <w:proofErr w:type="spellEnd"/>
            <w:r w:rsidRPr="00302593">
              <w:rPr>
                <w:color w:val="000000"/>
                <w:shd w:val="clear" w:color="auto" w:fill="EFEFEF"/>
              </w:rPr>
              <w:t>&gt;</w:t>
            </w:r>
            <w:proofErr w:type="spellStart"/>
            <w:r w:rsidRPr="00302593">
              <w:rPr>
                <w:color w:val="000000"/>
              </w:rPr>
              <w:t>mybatis</w:t>
            </w:r>
            <w:proofErr w:type="spellEnd"/>
            <w:r w:rsidRPr="00302593">
              <w:rPr>
                <w:color w:val="000000"/>
              </w:rPr>
              <w:t>-spring-boot-starter</w:t>
            </w:r>
            <w:r w:rsidRPr="00302593">
              <w:rPr>
                <w:color w:val="000000"/>
                <w:shd w:val="clear" w:color="auto" w:fill="EFEFEF"/>
              </w:rPr>
              <w:t>&lt;/</w:t>
            </w:r>
            <w:proofErr w:type="spellStart"/>
            <w:r w:rsidRPr="00302593">
              <w:rPr>
                <w:color w:val="000080"/>
                <w:shd w:val="clear" w:color="auto" w:fill="EFEFEF"/>
              </w:rPr>
              <w:t>artifactId</w:t>
            </w:r>
            <w:proofErr w:type="spellEnd"/>
            <w:r w:rsidRPr="00302593">
              <w:rPr>
                <w:color w:val="000000"/>
                <w:shd w:val="clear" w:color="auto" w:fill="EFEFEF"/>
              </w:rPr>
              <w:t>&gt;</w:t>
            </w:r>
            <w:r w:rsidRPr="00302593">
              <w:rPr>
                <w:color w:val="000000"/>
              </w:rPr>
              <w:br/>
              <w:t xml:space="preserve">        </w:t>
            </w:r>
            <w:r w:rsidRPr="00302593">
              <w:rPr>
                <w:color w:val="000000"/>
                <w:shd w:val="clear" w:color="auto" w:fill="EFEFEF"/>
              </w:rPr>
              <w:t>&lt;/</w:t>
            </w:r>
            <w:r w:rsidRPr="00302593">
              <w:rPr>
                <w:color w:val="000080"/>
                <w:shd w:val="clear" w:color="auto" w:fill="EFEFEF"/>
              </w:rPr>
              <w:t>dependency</w:t>
            </w:r>
            <w:r w:rsidRPr="00302593">
              <w:rPr>
                <w:color w:val="000000"/>
                <w:shd w:val="clear" w:color="auto" w:fill="EFEFEF"/>
              </w:rPr>
              <w:t>&gt;</w:t>
            </w:r>
            <w:r w:rsidRPr="00302593">
              <w:rPr>
                <w:color w:val="000000"/>
              </w:rPr>
              <w:br/>
            </w:r>
            <w:r w:rsidRPr="00302593">
              <w:rPr>
                <w:color w:val="000000"/>
              </w:rPr>
              <w:br/>
              <w:t xml:space="preserve">        </w:t>
            </w:r>
            <w:r w:rsidRPr="00302593">
              <w:rPr>
                <w:color w:val="000000"/>
                <w:shd w:val="clear" w:color="auto" w:fill="EFEFEF"/>
              </w:rPr>
              <w:t>&lt;</w:t>
            </w:r>
            <w:r w:rsidRPr="00302593">
              <w:rPr>
                <w:color w:val="000080"/>
                <w:shd w:val="clear" w:color="auto" w:fill="EFEFEF"/>
              </w:rPr>
              <w:t>dependency</w:t>
            </w:r>
            <w:r w:rsidRPr="00302593">
              <w:rPr>
                <w:color w:val="000000"/>
                <w:shd w:val="clear" w:color="auto" w:fill="EFEFEF"/>
              </w:rPr>
              <w:t>&gt;</w:t>
            </w:r>
            <w:r w:rsidRPr="00302593">
              <w:rPr>
                <w:color w:val="000000"/>
              </w:rPr>
              <w:br/>
              <w:t xml:space="preserve">            </w:t>
            </w:r>
            <w:r w:rsidRPr="00302593">
              <w:rPr>
                <w:color w:val="000000"/>
                <w:shd w:val="clear" w:color="auto" w:fill="EFEFEF"/>
              </w:rPr>
              <w:t>&lt;</w:t>
            </w:r>
            <w:proofErr w:type="spellStart"/>
            <w:r w:rsidRPr="00302593">
              <w:rPr>
                <w:color w:val="000080"/>
                <w:shd w:val="clear" w:color="auto" w:fill="EFEFEF"/>
              </w:rPr>
              <w:t>groupId</w:t>
            </w:r>
            <w:proofErr w:type="spellEnd"/>
            <w:r w:rsidRPr="00302593">
              <w:rPr>
                <w:color w:val="000000"/>
                <w:shd w:val="clear" w:color="auto" w:fill="EFEFEF"/>
              </w:rPr>
              <w:t>&gt;</w:t>
            </w:r>
            <w:proofErr w:type="spellStart"/>
            <w:r w:rsidRPr="00302593">
              <w:rPr>
                <w:color w:val="000000"/>
              </w:rPr>
              <w:t>mysql</w:t>
            </w:r>
            <w:proofErr w:type="spellEnd"/>
            <w:r w:rsidRPr="00302593">
              <w:rPr>
                <w:color w:val="000000"/>
                <w:shd w:val="clear" w:color="auto" w:fill="EFEFEF"/>
              </w:rPr>
              <w:t>&lt;/</w:t>
            </w:r>
            <w:proofErr w:type="spellStart"/>
            <w:r w:rsidRPr="00302593">
              <w:rPr>
                <w:color w:val="000080"/>
                <w:shd w:val="clear" w:color="auto" w:fill="EFEFEF"/>
              </w:rPr>
              <w:t>groupId</w:t>
            </w:r>
            <w:proofErr w:type="spellEnd"/>
            <w:r w:rsidRPr="00302593">
              <w:rPr>
                <w:color w:val="000000"/>
                <w:shd w:val="clear" w:color="auto" w:fill="EFEFEF"/>
              </w:rPr>
              <w:t>&gt;</w:t>
            </w:r>
            <w:r w:rsidRPr="00302593">
              <w:rPr>
                <w:color w:val="000000"/>
              </w:rPr>
              <w:br/>
            </w:r>
            <w:r w:rsidRPr="00302593">
              <w:rPr>
                <w:color w:val="000000"/>
              </w:rPr>
              <w:lastRenderedPageBreak/>
              <w:t xml:space="preserve">            </w:t>
            </w:r>
            <w:r w:rsidRPr="00302593">
              <w:rPr>
                <w:color w:val="000000"/>
                <w:shd w:val="clear" w:color="auto" w:fill="EFEFEF"/>
              </w:rPr>
              <w:t>&lt;</w:t>
            </w:r>
            <w:proofErr w:type="spellStart"/>
            <w:r w:rsidRPr="00302593">
              <w:rPr>
                <w:color w:val="000080"/>
                <w:shd w:val="clear" w:color="auto" w:fill="EFEFEF"/>
              </w:rPr>
              <w:t>artifactId</w:t>
            </w:r>
            <w:proofErr w:type="spellEnd"/>
            <w:r w:rsidRPr="00302593">
              <w:rPr>
                <w:color w:val="000000"/>
                <w:shd w:val="clear" w:color="auto" w:fill="EFEFEF"/>
              </w:rPr>
              <w:t>&gt;</w:t>
            </w:r>
            <w:proofErr w:type="spellStart"/>
            <w:r w:rsidRPr="00302593">
              <w:rPr>
                <w:color w:val="000000"/>
              </w:rPr>
              <w:t>mysql</w:t>
            </w:r>
            <w:proofErr w:type="spellEnd"/>
            <w:r w:rsidRPr="00302593">
              <w:rPr>
                <w:color w:val="000000"/>
              </w:rPr>
              <w:t>-connector-java</w:t>
            </w:r>
            <w:r w:rsidRPr="00302593">
              <w:rPr>
                <w:color w:val="000000"/>
                <w:shd w:val="clear" w:color="auto" w:fill="EFEFEF"/>
              </w:rPr>
              <w:t>&lt;/</w:t>
            </w:r>
            <w:proofErr w:type="spellStart"/>
            <w:r w:rsidRPr="00302593">
              <w:rPr>
                <w:color w:val="000080"/>
                <w:shd w:val="clear" w:color="auto" w:fill="EFEFEF"/>
              </w:rPr>
              <w:t>artifactId</w:t>
            </w:r>
            <w:proofErr w:type="spellEnd"/>
            <w:r w:rsidRPr="00302593">
              <w:rPr>
                <w:color w:val="000000"/>
                <w:shd w:val="clear" w:color="auto" w:fill="EFEFEF"/>
              </w:rPr>
              <w:t>&gt;</w:t>
            </w:r>
            <w:r w:rsidRPr="00302593">
              <w:rPr>
                <w:color w:val="000000"/>
              </w:rPr>
              <w:br/>
              <w:t xml:space="preserve">            </w:t>
            </w:r>
            <w:r w:rsidRPr="00302593">
              <w:rPr>
                <w:color w:val="000000"/>
                <w:shd w:val="clear" w:color="auto" w:fill="EFEFEF"/>
              </w:rPr>
              <w:t>&lt;</w:t>
            </w:r>
            <w:r w:rsidRPr="00302593">
              <w:rPr>
                <w:color w:val="000080"/>
                <w:shd w:val="clear" w:color="auto" w:fill="EFEFEF"/>
              </w:rPr>
              <w:t>scope</w:t>
            </w:r>
            <w:r w:rsidRPr="00302593">
              <w:rPr>
                <w:color w:val="000000"/>
                <w:shd w:val="clear" w:color="auto" w:fill="EFEFEF"/>
              </w:rPr>
              <w:t>&gt;</w:t>
            </w:r>
            <w:r w:rsidRPr="00302593">
              <w:rPr>
                <w:color w:val="000000"/>
              </w:rPr>
              <w:t>runtime</w:t>
            </w:r>
            <w:r w:rsidRPr="00302593">
              <w:rPr>
                <w:color w:val="000000"/>
                <w:shd w:val="clear" w:color="auto" w:fill="EFEFEF"/>
              </w:rPr>
              <w:t>&lt;/</w:t>
            </w:r>
            <w:r w:rsidRPr="00302593">
              <w:rPr>
                <w:color w:val="000080"/>
                <w:shd w:val="clear" w:color="auto" w:fill="EFEFEF"/>
              </w:rPr>
              <w:t>scope</w:t>
            </w:r>
            <w:r w:rsidRPr="00302593">
              <w:rPr>
                <w:color w:val="000000"/>
                <w:shd w:val="clear" w:color="auto" w:fill="EFEFEF"/>
              </w:rPr>
              <w:t>&gt;</w:t>
            </w:r>
            <w:r w:rsidRPr="00302593">
              <w:rPr>
                <w:color w:val="000000"/>
              </w:rPr>
              <w:br/>
              <w:t xml:space="preserve">        </w:t>
            </w:r>
            <w:r w:rsidRPr="00302593">
              <w:rPr>
                <w:color w:val="000000"/>
                <w:shd w:val="clear" w:color="auto" w:fill="EFEFEF"/>
              </w:rPr>
              <w:t>&lt;/</w:t>
            </w:r>
            <w:r w:rsidRPr="00302593">
              <w:rPr>
                <w:color w:val="000080"/>
                <w:shd w:val="clear" w:color="auto" w:fill="EFEFEF"/>
              </w:rPr>
              <w:t>dependency</w:t>
            </w:r>
            <w:r w:rsidRPr="00302593">
              <w:rPr>
                <w:color w:val="000000"/>
                <w:shd w:val="clear" w:color="auto" w:fill="EFEFEF"/>
              </w:rPr>
              <w:t>&gt;</w:t>
            </w:r>
            <w:r w:rsidRPr="00302593">
              <w:rPr>
                <w:color w:val="000000"/>
              </w:rPr>
              <w:br/>
            </w:r>
            <w:r w:rsidRPr="00302593">
              <w:rPr>
                <w:color w:val="000000"/>
              </w:rPr>
              <w:br/>
              <w:t xml:space="preserve">        </w:t>
            </w:r>
            <w:r w:rsidRPr="00302593">
              <w:rPr>
                <w:color w:val="000000"/>
                <w:shd w:val="clear" w:color="auto" w:fill="EFEFEF"/>
              </w:rPr>
              <w:t>&lt;</w:t>
            </w:r>
            <w:r w:rsidRPr="00302593">
              <w:rPr>
                <w:color w:val="000080"/>
                <w:shd w:val="clear" w:color="auto" w:fill="EFEFEF"/>
              </w:rPr>
              <w:t>dependency</w:t>
            </w:r>
            <w:r w:rsidRPr="00302593">
              <w:rPr>
                <w:color w:val="000000"/>
                <w:shd w:val="clear" w:color="auto" w:fill="EFEFEF"/>
              </w:rPr>
              <w:t>&gt;</w:t>
            </w:r>
            <w:r w:rsidRPr="00302593">
              <w:rPr>
                <w:color w:val="000000"/>
              </w:rPr>
              <w:br/>
              <w:t xml:space="preserve">            </w:t>
            </w:r>
            <w:r w:rsidRPr="00302593">
              <w:rPr>
                <w:color w:val="000000"/>
                <w:shd w:val="clear" w:color="auto" w:fill="EFEFEF"/>
              </w:rPr>
              <w:t>&lt;</w:t>
            </w:r>
            <w:proofErr w:type="spellStart"/>
            <w:r w:rsidRPr="00302593">
              <w:rPr>
                <w:color w:val="000080"/>
                <w:shd w:val="clear" w:color="auto" w:fill="EFEFEF"/>
              </w:rPr>
              <w:t>groupId</w:t>
            </w:r>
            <w:proofErr w:type="spellEnd"/>
            <w:r w:rsidRPr="00302593">
              <w:rPr>
                <w:color w:val="000000"/>
                <w:shd w:val="clear" w:color="auto" w:fill="EFEFEF"/>
              </w:rPr>
              <w:t>&gt;</w:t>
            </w:r>
            <w:proofErr w:type="spellStart"/>
            <w:r w:rsidRPr="00302593">
              <w:rPr>
                <w:color w:val="000000"/>
              </w:rPr>
              <w:t>redis.clients</w:t>
            </w:r>
            <w:proofErr w:type="spellEnd"/>
            <w:r w:rsidRPr="00302593">
              <w:rPr>
                <w:color w:val="000000"/>
                <w:shd w:val="clear" w:color="auto" w:fill="EFEFEF"/>
              </w:rPr>
              <w:t>&lt;/</w:t>
            </w:r>
            <w:proofErr w:type="spellStart"/>
            <w:r w:rsidRPr="00302593">
              <w:rPr>
                <w:color w:val="000080"/>
                <w:shd w:val="clear" w:color="auto" w:fill="EFEFEF"/>
              </w:rPr>
              <w:t>groupId</w:t>
            </w:r>
            <w:proofErr w:type="spellEnd"/>
            <w:r w:rsidRPr="00302593">
              <w:rPr>
                <w:color w:val="000000"/>
                <w:shd w:val="clear" w:color="auto" w:fill="EFEFEF"/>
              </w:rPr>
              <w:t>&gt;</w:t>
            </w:r>
            <w:r w:rsidRPr="00302593">
              <w:rPr>
                <w:color w:val="000000"/>
              </w:rPr>
              <w:br/>
              <w:t xml:space="preserve">            </w:t>
            </w:r>
            <w:r w:rsidRPr="00302593">
              <w:rPr>
                <w:color w:val="000000"/>
                <w:shd w:val="clear" w:color="auto" w:fill="EFEFEF"/>
              </w:rPr>
              <w:t>&lt;</w:t>
            </w:r>
            <w:proofErr w:type="spellStart"/>
            <w:r w:rsidRPr="00302593">
              <w:rPr>
                <w:color w:val="000080"/>
                <w:shd w:val="clear" w:color="auto" w:fill="EFEFEF"/>
              </w:rPr>
              <w:t>artifactId</w:t>
            </w:r>
            <w:proofErr w:type="spellEnd"/>
            <w:r w:rsidRPr="00302593">
              <w:rPr>
                <w:color w:val="000000"/>
                <w:shd w:val="clear" w:color="auto" w:fill="EFEFEF"/>
              </w:rPr>
              <w:t>&gt;</w:t>
            </w:r>
            <w:proofErr w:type="spellStart"/>
            <w:r w:rsidRPr="00302593">
              <w:rPr>
                <w:color w:val="000000"/>
              </w:rPr>
              <w:t>jedis</w:t>
            </w:r>
            <w:proofErr w:type="spellEnd"/>
            <w:r w:rsidRPr="00302593">
              <w:rPr>
                <w:color w:val="000000"/>
                <w:shd w:val="clear" w:color="auto" w:fill="EFEFEF"/>
              </w:rPr>
              <w:t>&lt;/</w:t>
            </w:r>
            <w:proofErr w:type="spellStart"/>
            <w:r w:rsidRPr="00302593">
              <w:rPr>
                <w:color w:val="000080"/>
                <w:shd w:val="clear" w:color="auto" w:fill="EFEFEF"/>
              </w:rPr>
              <w:t>artifactId</w:t>
            </w:r>
            <w:proofErr w:type="spellEnd"/>
            <w:r w:rsidRPr="00302593">
              <w:rPr>
                <w:color w:val="000000"/>
                <w:shd w:val="clear" w:color="auto" w:fill="EFEFEF"/>
              </w:rPr>
              <w:t>&gt;</w:t>
            </w:r>
            <w:r w:rsidRPr="00302593">
              <w:rPr>
                <w:color w:val="000000"/>
              </w:rPr>
              <w:br/>
              <w:t xml:space="preserve">        </w:t>
            </w:r>
            <w:r w:rsidRPr="00302593">
              <w:rPr>
                <w:color w:val="000000"/>
                <w:shd w:val="clear" w:color="auto" w:fill="EFEFEF"/>
              </w:rPr>
              <w:t>&lt;/</w:t>
            </w:r>
            <w:r w:rsidRPr="00302593">
              <w:rPr>
                <w:color w:val="000080"/>
                <w:shd w:val="clear" w:color="auto" w:fill="EFEFEF"/>
              </w:rPr>
              <w:t>dependency</w:t>
            </w:r>
            <w:r w:rsidRPr="00302593">
              <w:rPr>
                <w:color w:val="000000"/>
                <w:shd w:val="clear" w:color="auto" w:fill="EFEFEF"/>
              </w:rPr>
              <w:t>&gt;</w:t>
            </w:r>
            <w:r w:rsidRPr="00302593">
              <w:rPr>
                <w:color w:val="000000"/>
              </w:rPr>
              <w:br/>
            </w:r>
            <w:r>
              <w:rPr>
                <w:color w:val="000000"/>
              </w:rPr>
              <w:t xml:space="preserve"> </w:t>
            </w:r>
            <w:r w:rsidRPr="00302593">
              <w:rPr>
                <w:color w:val="000000"/>
              </w:rPr>
              <w:br/>
              <w:t xml:space="preserve">    </w:t>
            </w:r>
            <w:r w:rsidRPr="00302593">
              <w:rPr>
                <w:color w:val="000000"/>
                <w:shd w:val="clear" w:color="auto" w:fill="EFEFEF"/>
              </w:rPr>
              <w:t>&lt;/</w:t>
            </w:r>
            <w:r w:rsidRPr="00302593">
              <w:rPr>
                <w:color w:val="000080"/>
                <w:shd w:val="clear" w:color="auto" w:fill="EFEFEF"/>
              </w:rPr>
              <w:t>dependencies</w:t>
            </w:r>
            <w:r w:rsidRPr="00302593">
              <w:rPr>
                <w:color w:val="000000"/>
                <w:shd w:val="clear" w:color="auto" w:fill="EFEFEF"/>
              </w:rPr>
              <w:t>&gt;</w:t>
            </w:r>
            <w:r w:rsidRPr="00302593">
              <w:rPr>
                <w:color w:val="000000"/>
              </w:rPr>
              <w:br/>
            </w:r>
            <w:r w:rsidRPr="00302593">
              <w:rPr>
                <w:color w:val="000000"/>
                <w:shd w:val="clear" w:color="auto" w:fill="EFEFEF"/>
              </w:rPr>
              <w:t>&lt;/</w:t>
            </w:r>
            <w:r w:rsidRPr="00302593">
              <w:rPr>
                <w:color w:val="000080"/>
                <w:shd w:val="clear" w:color="auto" w:fill="EFEFEF"/>
              </w:rPr>
              <w:t>project</w:t>
            </w:r>
            <w:r w:rsidRPr="00302593">
              <w:rPr>
                <w:color w:val="000000"/>
                <w:shd w:val="clear" w:color="auto" w:fill="EFEFEF"/>
              </w:rPr>
              <w:t>&gt;</w:t>
            </w:r>
          </w:p>
          <w:p w:rsidR="00302593" w:rsidRPr="00302593" w:rsidRDefault="00302593" w:rsidP="00F5550E">
            <w:pPr>
              <w:pStyle w:val="af"/>
              <w:rPr>
                <w:sz w:val="28"/>
              </w:rPr>
            </w:pPr>
          </w:p>
        </w:tc>
      </w:tr>
    </w:tbl>
    <w:p w:rsidR="00DC462C" w:rsidRPr="00302593" w:rsidRDefault="00DC462C" w:rsidP="00A24B68">
      <w:pPr>
        <w:rPr>
          <w:sz w:val="28"/>
        </w:rPr>
      </w:pPr>
    </w:p>
    <w:p w:rsidR="00E21A60" w:rsidRPr="00673198" w:rsidRDefault="00E21A60" w:rsidP="00A24B68">
      <w:pPr>
        <w:rPr>
          <w:sz w:val="28"/>
        </w:rPr>
      </w:pPr>
    </w:p>
    <w:p w:rsidR="00FD2650" w:rsidRDefault="00FD2650" w:rsidP="00A24B68">
      <w:pPr>
        <w:rPr>
          <w:sz w:val="28"/>
        </w:rPr>
      </w:pPr>
    </w:p>
    <w:p w:rsidR="00FD2650" w:rsidRDefault="00FD2650" w:rsidP="00A24B68">
      <w:pPr>
        <w:rPr>
          <w:sz w:val="28"/>
        </w:rPr>
      </w:pPr>
      <w:r>
        <w:rPr>
          <w:rFonts w:hint="eastAsia"/>
          <w:sz w:val="28"/>
        </w:rPr>
        <w:t>创建</w:t>
      </w:r>
      <w:r>
        <w:rPr>
          <w:rFonts w:hint="eastAsia"/>
          <w:sz w:val="28"/>
        </w:rPr>
        <w:t>interface</w:t>
      </w:r>
      <w:r>
        <w:rPr>
          <w:rFonts w:hint="eastAsia"/>
          <w:sz w:val="28"/>
        </w:rPr>
        <w:t>模块</w:t>
      </w:r>
    </w:p>
    <w:p w:rsidR="00FD2650" w:rsidRDefault="00FD2650" w:rsidP="00A24B68">
      <w:pPr>
        <w:rPr>
          <w:sz w:val="28"/>
        </w:rPr>
      </w:pPr>
      <w:r>
        <w:rPr>
          <w:noProof/>
        </w:rPr>
        <w:drawing>
          <wp:inline distT="0" distB="0" distL="0" distR="0" wp14:anchorId="366C3DCF" wp14:editId="2476554C">
            <wp:extent cx="2705100" cy="1952625"/>
            <wp:effectExtent l="190500" t="190500" r="190500" b="20002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05100" cy="1952625"/>
                    </a:xfrm>
                    <a:prstGeom prst="rect">
                      <a:avLst/>
                    </a:prstGeom>
                    <a:ln>
                      <a:noFill/>
                    </a:ln>
                    <a:effectLst>
                      <a:outerShdw blurRad="190500" algn="tl" rotWithShape="0">
                        <a:srgbClr val="000000">
                          <a:alpha val="70000"/>
                        </a:srgbClr>
                      </a:outerShdw>
                    </a:effectLst>
                  </pic:spPr>
                </pic:pic>
              </a:graphicData>
            </a:graphic>
          </wp:inline>
        </w:drawing>
      </w:r>
    </w:p>
    <w:p w:rsidR="008A0E11" w:rsidRDefault="008A0E11" w:rsidP="008A0E11">
      <w:pPr>
        <w:rPr>
          <w:sz w:val="28"/>
        </w:rPr>
      </w:pPr>
    </w:p>
    <w:p w:rsidR="008A0E11" w:rsidRDefault="00CE5B92" w:rsidP="008A0E11">
      <w:pPr>
        <w:pStyle w:val="3"/>
      </w:pPr>
      <w:r>
        <w:rPr>
          <w:rFonts w:hint="eastAsia"/>
        </w:rPr>
        <w:lastRenderedPageBreak/>
        <w:t>4</w:t>
      </w:r>
      <w:r w:rsidR="008A0E11">
        <w:rPr>
          <w:rFonts w:hint="eastAsia"/>
        </w:rPr>
        <w:t xml:space="preserve"> </w:t>
      </w:r>
      <w:r w:rsidR="008A0E11">
        <w:rPr>
          <w:rFonts w:hint="eastAsia"/>
        </w:rPr>
        <w:t>搭建</w:t>
      </w:r>
      <w:r w:rsidR="008A0E11">
        <w:rPr>
          <w:rFonts w:hint="eastAsia"/>
        </w:rPr>
        <w:t>interface</w:t>
      </w:r>
      <w:r w:rsidR="008A0E11">
        <w:rPr>
          <w:rFonts w:hint="eastAsia"/>
        </w:rPr>
        <w:t>模块</w:t>
      </w:r>
      <w:r w:rsidR="008A0E11">
        <w:rPr>
          <w:rFonts w:hint="eastAsia"/>
        </w:rPr>
        <w:t>(</w:t>
      </w:r>
      <w:r w:rsidR="008A0E11" w:rsidRPr="00E60A1C">
        <w:rPr>
          <w:color w:val="FF0000"/>
        </w:rPr>
        <w:t>与</w:t>
      </w:r>
      <w:r w:rsidR="008A0E11" w:rsidRPr="00E60A1C">
        <w:rPr>
          <w:color w:val="FF0000"/>
        </w:rPr>
        <w:t>bean</w:t>
      </w:r>
      <w:r w:rsidR="008A0E11" w:rsidRPr="00E60A1C">
        <w:rPr>
          <w:color w:val="FF0000"/>
        </w:rPr>
        <w:t>一起整合为</w:t>
      </w:r>
      <w:proofErr w:type="spellStart"/>
      <w:r w:rsidR="008A0E11" w:rsidRPr="00E60A1C">
        <w:rPr>
          <w:color w:val="FF0000"/>
        </w:rPr>
        <w:t>api</w:t>
      </w:r>
      <w:proofErr w:type="spellEnd"/>
      <w:r w:rsidR="008A0E11" w:rsidRPr="00E60A1C">
        <w:rPr>
          <w:color w:val="FF0000"/>
        </w:rPr>
        <w:t>模块</w:t>
      </w:r>
      <w:r w:rsidR="008A0E11">
        <w:rPr>
          <w:rFonts w:hint="eastAsia"/>
        </w:rPr>
        <w:t>)</w:t>
      </w:r>
    </w:p>
    <w:p w:rsidR="008A0E11" w:rsidRDefault="008A0E11" w:rsidP="008A0E11">
      <w:pPr>
        <w:rPr>
          <w:sz w:val="28"/>
        </w:rPr>
      </w:pPr>
      <w:r>
        <w:rPr>
          <w:noProof/>
        </w:rPr>
        <w:drawing>
          <wp:inline distT="0" distB="0" distL="0" distR="0" wp14:anchorId="4DAB0010" wp14:editId="342E3AEF">
            <wp:extent cx="2847975" cy="1981200"/>
            <wp:effectExtent l="190500" t="190500" r="200025" b="19050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847975" cy="1981200"/>
                    </a:xfrm>
                    <a:prstGeom prst="rect">
                      <a:avLst/>
                    </a:prstGeom>
                    <a:ln>
                      <a:noFill/>
                    </a:ln>
                    <a:effectLst>
                      <a:outerShdw blurRad="190500" algn="tl" rotWithShape="0">
                        <a:srgbClr val="000000">
                          <a:alpha val="70000"/>
                        </a:srgbClr>
                      </a:outerShdw>
                    </a:effectLst>
                  </pic:spPr>
                </pic:pic>
              </a:graphicData>
            </a:graphic>
          </wp:inline>
        </w:drawing>
      </w:r>
    </w:p>
    <w:p w:rsidR="008A0E11" w:rsidRDefault="008A0E11" w:rsidP="008A0E11">
      <w:pPr>
        <w:rPr>
          <w:sz w:val="28"/>
        </w:rPr>
      </w:pPr>
      <w:r>
        <w:rPr>
          <w:rFonts w:hint="eastAsia"/>
          <w:sz w:val="28"/>
        </w:rPr>
        <w:t>把</w:t>
      </w:r>
      <w:proofErr w:type="spellStart"/>
      <w:r>
        <w:rPr>
          <w:rFonts w:hint="eastAsia"/>
          <w:sz w:val="28"/>
        </w:rPr>
        <w:t>UserManageService</w:t>
      </w:r>
      <w:proofErr w:type="spellEnd"/>
      <w:r>
        <w:rPr>
          <w:rFonts w:hint="eastAsia"/>
          <w:sz w:val="28"/>
        </w:rPr>
        <w:t>接口移动到该模块下</w:t>
      </w:r>
    </w:p>
    <w:p w:rsidR="008A0E11" w:rsidRDefault="008A0E11" w:rsidP="008A0E11">
      <w:pPr>
        <w:rPr>
          <w:sz w:val="28"/>
        </w:rPr>
      </w:pPr>
      <w:r>
        <w:rPr>
          <w:noProof/>
        </w:rPr>
        <w:drawing>
          <wp:inline distT="0" distB="0" distL="0" distR="0" wp14:anchorId="6C97A37C" wp14:editId="1067C2E3">
            <wp:extent cx="3352800" cy="2228850"/>
            <wp:effectExtent l="190500" t="190500" r="190500" b="19050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352800" cy="2228850"/>
                    </a:xfrm>
                    <a:prstGeom prst="rect">
                      <a:avLst/>
                    </a:prstGeom>
                    <a:ln>
                      <a:noFill/>
                    </a:ln>
                    <a:effectLst>
                      <a:outerShdw blurRad="190500" algn="tl" rotWithShape="0">
                        <a:srgbClr val="000000">
                          <a:alpha val="70000"/>
                        </a:srgbClr>
                      </a:outerShdw>
                    </a:effectLst>
                  </pic:spPr>
                </pic:pic>
              </a:graphicData>
            </a:graphic>
          </wp:inline>
        </w:drawing>
      </w:r>
    </w:p>
    <w:p w:rsidR="008A0E11" w:rsidRDefault="008A0E11" w:rsidP="008A0E11">
      <w:pPr>
        <w:rPr>
          <w:sz w:val="28"/>
        </w:rPr>
      </w:pPr>
      <w:r>
        <w:rPr>
          <w:sz w:val="28"/>
        </w:rPr>
        <w:t>interface</w:t>
      </w:r>
      <w:r>
        <w:rPr>
          <w:rFonts w:hint="eastAsia"/>
          <w:sz w:val="28"/>
        </w:rPr>
        <w:t>的</w:t>
      </w:r>
      <w:r>
        <w:rPr>
          <w:rFonts w:hint="eastAsia"/>
          <w:sz w:val="28"/>
        </w:rPr>
        <w:t>pom.xml</w:t>
      </w:r>
    </w:p>
    <w:tbl>
      <w:tblPr>
        <w:tblStyle w:val="ad"/>
        <w:tblW w:w="0" w:type="auto"/>
        <w:tblLook w:val="04A0" w:firstRow="1" w:lastRow="0" w:firstColumn="1" w:lastColumn="0" w:noHBand="0" w:noVBand="1"/>
      </w:tblPr>
      <w:tblGrid>
        <w:gridCol w:w="8522"/>
      </w:tblGrid>
      <w:tr w:rsidR="008A0E11" w:rsidTr="003C11E0">
        <w:tc>
          <w:tcPr>
            <w:tcW w:w="8522" w:type="dxa"/>
          </w:tcPr>
          <w:p w:rsidR="008A0E11" w:rsidRDefault="008A0E11" w:rsidP="003C11E0">
            <w:pPr>
              <w:pStyle w:val="af"/>
              <w:rPr>
                <w:color w:val="000000"/>
              </w:rPr>
            </w:pPr>
            <w:r>
              <w:rPr>
                <w:i/>
                <w:iCs/>
                <w:color w:val="000000"/>
              </w:rPr>
              <w:t>&lt;?</w:t>
            </w:r>
            <w:r>
              <w:rPr>
                <w:color w:val="0000FF"/>
                <w:shd w:val="clear" w:color="auto" w:fill="EFEFEF"/>
              </w:rPr>
              <w:t>xml version</w:t>
            </w:r>
            <w:r>
              <w:rPr>
                <w:shd w:val="clear" w:color="auto" w:fill="EFEFEF"/>
              </w:rPr>
              <w:t xml:space="preserve">="1.0" </w:t>
            </w:r>
            <w:r>
              <w:rPr>
                <w:color w:val="0000FF"/>
                <w:shd w:val="clear" w:color="auto" w:fill="EFEFEF"/>
              </w:rPr>
              <w:t>encoding</w:t>
            </w:r>
            <w:r>
              <w:rPr>
                <w:shd w:val="clear" w:color="auto" w:fill="EFEFEF"/>
              </w:rPr>
              <w:t>="UTF-8"</w:t>
            </w:r>
            <w:r>
              <w:rPr>
                <w:i/>
                <w:iCs/>
                <w:color w:val="000000"/>
              </w:rPr>
              <w:t>?&gt;</w:t>
            </w:r>
            <w:r>
              <w:rPr>
                <w:i/>
                <w:iCs/>
                <w:color w:val="000000"/>
              </w:rPr>
              <w:br/>
            </w:r>
            <w:r>
              <w:rPr>
                <w:color w:val="000000"/>
                <w:shd w:val="clear" w:color="auto" w:fill="EFEFEF"/>
              </w:rPr>
              <w:t>&lt;</w:t>
            </w:r>
            <w:r>
              <w:rPr>
                <w:color w:val="000080"/>
                <w:shd w:val="clear" w:color="auto" w:fill="EFEFEF"/>
              </w:rPr>
              <w:t xml:space="preserve">project </w:t>
            </w:r>
            <w:proofErr w:type="spellStart"/>
            <w:r>
              <w:rPr>
                <w:color w:val="0000FF"/>
                <w:shd w:val="clear" w:color="auto" w:fill="EFEFEF"/>
              </w:rPr>
              <w:t>xmlns</w:t>
            </w:r>
            <w:proofErr w:type="spellEnd"/>
            <w:r>
              <w:rPr>
                <w:shd w:val="clear" w:color="auto" w:fill="EFEFEF"/>
              </w:rPr>
              <w:t>="http://maven.apache.org/POM/4.0.0"</w:t>
            </w:r>
            <w:r>
              <w:rPr>
                <w:shd w:val="clear" w:color="auto" w:fill="EFEFEF"/>
              </w:rPr>
              <w:br/>
              <w:t xml:space="preserve">         </w:t>
            </w:r>
            <w:proofErr w:type="spellStart"/>
            <w:r>
              <w:rPr>
                <w:color w:val="0000FF"/>
                <w:shd w:val="clear" w:color="auto" w:fill="EFEFEF"/>
              </w:rPr>
              <w:t>xmlns:</w:t>
            </w:r>
            <w:r>
              <w:rPr>
                <w:color w:val="660E7A"/>
                <w:shd w:val="clear" w:color="auto" w:fill="EFEFEF"/>
              </w:rPr>
              <w:t>xsi</w:t>
            </w:r>
            <w:proofErr w:type="spellEnd"/>
            <w:r>
              <w:rPr>
                <w:shd w:val="clear" w:color="auto" w:fill="EFEFEF"/>
              </w:rPr>
              <w:t>="http://www.w3.org/2001/XMLSchema-instance"</w:t>
            </w:r>
            <w:r>
              <w:rPr>
                <w:shd w:val="clear" w:color="auto" w:fill="EFEFEF"/>
              </w:rPr>
              <w:br/>
              <w:t xml:space="preserve">         </w:t>
            </w:r>
            <w:proofErr w:type="spellStart"/>
            <w:r>
              <w:rPr>
                <w:color w:val="660E7A"/>
                <w:shd w:val="clear" w:color="auto" w:fill="EFEFEF"/>
              </w:rPr>
              <w:t>xsi</w:t>
            </w:r>
            <w:r>
              <w:rPr>
                <w:color w:val="0000FF"/>
                <w:shd w:val="clear" w:color="auto" w:fill="EFEFEF"/>
              </w:rPr>
              <w:t>:schemaLocation</w:t>
            </w:r>
            <w:proofErr w:type="spellEnd"/>
            <w:r>
              <w:rPr>
                <w:shd w:val="clear" w:color="auto" w:fill="EFEFEF"/>
              </w:rPr>
              <w:t>="http://maven.apache.org/POM/4.0.0 http://maven.apache.org/xsd/maven-4.0.0.xsd"</w:t>
            </w:r>
            <w:r>
              <w:rPr>
                <w:color w:val="000000"/>
                <w:shd w:val="clear" w:color="auto" w:fill="EFEFEF"/>
              </w:rPr>
              <w:t>&gt;</w:t>
            </w:r>
            <w:r>
              <w:rPr>
                <w:color w:val="000000"/>
              </w:rPr>
              <w:br/>
            </w:r>
            <w:r>
              <w:rPr>
                <w:color w:val="000000"/>
              </w:rPr>
              <w:br/>
              <w:t xml:space="preserve">    </w:t>
            </w:r>
            <w:r>
              <w:rPr>
                <w:color w:val="000000"/>
                <w:shd w:val="clear" w:color="auto" w:fill="EFEFEF"/>
              </w:rPr>
              <w:t>&lt;</w:t>
            </w:r>
            <w:proofErr w:type="spellStart"/>
            <w:r>
              <w:rPr>
                <w:color w:val="000080"/>
                <w:shd w:val="clear" w:color="auto" w:fill="EFEFEF"/>
              </w:rPr>
              <w:t>groupId</w:t>
            </w:r>
            <w:proofErr w:type="spellEnd"/>
            <w:r>
              <w:rPr>
                <w:color w:val="000000"/>
                <w:shd w:val="clear" w:color="auto" w:fill="EFEFEF"/>
              </w:rPr>
              <w:t>&gt;</w:t>
            </w:r>
            <w:proofErr w:type="spellStart"/>
            <w:r>
              <w:rPr>
                <w:color w:val="000000"/>
              </w:rPr>
              <w:t>com.atguigu.gmall</w:t>
            </w:r>
            <w:proofErr w:type="spellEnd"/>
            <w:r>
              <w:rPr>
                <w:color w:val="000000"/>
                <w:shd w:val="clear" w:color="auto" w:fill="EFEFEF"/>
              </w:rPr>
              <w:t>&lt;/</w:t>
            </w:r>
            <w:proofErr w:type="spellStart"/>
            <w:r>
              <w:rPr>
                <w:color w:val="000080"/>
                <w:shd w:val="clear" w:color="auto" w:fill="EFEFEF"/>
              </w:rPr>
              <w:t>groupId</w:t>
            </w:r>
            <w:proofErr w:type="spellEnd"/>
            <w:r>
              <w:rPr>
                <w:color w:val="000000"/>
                <w:shd w:val="clear" w:color="auto" w:fill="EFEFEF"/>
              </w:rPr>
              <w:t>&gt;</w:t>
            </w:r>
            <w:r>
              <w:rPr>
                <w:color w:val="000000"/>
              </w:rPr>
              <w:br/>
              <w:t xml:space="preserve">    </w:t>
            </w:r>
            <w:r>
              <w:rPr>
                <w:color w:val="000000"/>
                <w:shd w:val="clear" w:color="auto" w:fill="EFEFEF"/>
              </w:rPr>
              <w:t>&lt;</w:t>
            </w:r>
            <w:proofErr w:type="spellStart"/>
            <w:r>
              <w:rPr>
                <w:color w:val="000080"/>
                <w:shd w:val="clear" w:color="auto" w:fill="EFEFEF"/>
              </w:rPr>
              <w:t>artifactId</w:t>
            </w:r>
            <w:proofErr w:type="spellEnd"/>
            <w:r>
              <w:rPr>
                <w:color w:val="000000"/>
                <w:shd w:val="clear" w:color="auto" w:fill="EFEFEF"/>
              </w:rPr>
              <w:t>&gt;</w:t>
            </w:r>
            <w:proofErr w:type="spellStart"/>
            <w:r>
              <w:rPr>
                <w:color w:val="000000"/>
              </w:rPr>
              <w:t>gmall</w:t>
            </w:r>
            <w:proofErr w:type="spellEnd"/>
            <w:r>
              <w:rPr>
                <w:color w:val="000000"/>
              </w:rPr>
              <w:t>-interface</w:t>
            </w:r>
            <w:r>
              <w:rPr>
                <w:color w:val="000000"/>
                <w:shd w:val="clear" w:color="auto" w:fill="EFEFEF"/>
              </w:rPr>
              <w:t>&lt;/</w:t>
            </w:r>
            <w:proofErr w:type="spellStart"/>
            <w:r>
              <w:rPr>
                <w:color w:val="000080"/>
                <w:shd w:val="clear" w:color="auto" w:fill="EFEFEF"/>
              </w:rPr>
              <w:t>artifactId</w:t>
            </w:r>
            <w:proofErr w:type="spellEnd"/>
            <w:r>
              <w:rPr>
                <w:color w:val="000000"/>
                <w:shd w:val="clear" w:color="auto" w:fill="EFEFEF"/>
              </w:rPr>
              <w:t>&gt;</w:t>
            </w:r>
            <w:r>
              <w:rPr>
                <w:color w:val="000000"/>
              </w:rPr>
              <w:br/>
              <w:t xml:space="preserve">    </w:t>
            </w:r>
            <w:r>
              <w:rPr>
                <w:color w:val="000000"/>
                <w:shd w:val="clear" w:color="auto" w:fill="EFEFEF"/>
              </w:rPr>
              <w:t>&lt;</w:t>
            </w:r>
            <w:r>
              <w:rPr>
                <w:color w:val="000080"/>
                <w:shd w:val="clear" w:color="auto" w:fill="EFEFEF"/>
              </w:rPr>
              <w:t>version</w:t>
            </w:r>
            <w:r>
              <w:rPr>
                <w:color w:val="000000"/>
                <w:shd w:val="clear" w:color="auto" w:fill="EFEFEF"/>
              </w:rPr>
              <w:t>&gt;</w:t>
            </w:r>
            <w:r>
              <w:rPr>
                <w:color w:val="000000"/>
              </w:rPr>
              <w:t>1.0-SNAPSHOT</w:t>
            </w:r>
            <w:r>
              <w:rPr>
                <w:color w:val="000000"/>
                <w:shd w:val="clear" w:color="auto" w:fill="EFEFEF"/>
              </w:rPr>
              <w:t>&lt;/</w:t>
            </w:r>
            <w:r>
              <w:rPr>
                <w:color w:val="000080"/>
                <w:shd w:val="clear" w:color="auto" w:fill="EFEFEF"/>
              </w:rPr>
              <w:t>version</w:t>
            </w:r>
            <w:r>
              <w:rPr>
                <w:color w:val="000000"/>
                <w:shd w:val="clear" w:color="auto" w:fill="EFEFEF"/>
              </w:rPr>
              <w:t>&gt;</w:t>
            </w:r>
            <w:r>
              <w:rPr>
                <w:color w:val="000000"/>
              </w:rPr>
              <w:br/>
              <w:t xml:space="preserve">    </w:t>
            </w:r>
            <w:r>
              <w:rPr>
                <w:color w:val="000000"/>
                <w:shd w:val="clear" w:color="auto" w:fill="EFEFEF"/>
              </w:rPr>
              <w:t>&lt;</w:t>
            </w:r>
            <w:proofErr w:type="spellStart"/>
            <w:r>
              <w:rPr>
                <w:color w:val="000080"/>
                <w:shd w:val="clear" w:color="auto" w:fill="EFEFEF"/>
              </w:rPr>
              <w:t>modelVersion</w:t>
            </w:r>
            <w:proofErr w:type="spellEnd"/>
            <w:r>
              <w:rPr>
                <w:color w:val="000000"/>
                <w:shd w:val="clear" w:color="auto" w:fill="EFEFEF"/>
              </w:rPr>
              <w:t>&gt;</w:t>
            </w:r>
            <w:r>
              <w:rPr>
                <w:color w:val="000000"/>
              </w:rPr>
              <w:t>4.0.0</w:t>
            </w:r>
            <w:r>
              <w:rPr>
                <w:color w:val="000000"/>
                <w:shd w:val="clear" w:color="auto" w:fill="EFEFEF"/>
              </w:rPr>
              <w:t>&lt;/</w:t>
            </w:r>
            <w:proofErr w:type="spellStart"/>
            <w:r>
              <w:rPr>
                <w:color w:val="000080"/>
                <w:shd w:val="clear" w:color="auto" w:fill="EFEFEF"/>
              </w:rPr>
              <w:t>modelVersion</w:t>
            </w:r>
            <w:proofErr w:type="spellEnd"/>
            <w:r>
              <w:rPr>
                <w:color w:val="000000"/>
                <w:shd w:val="clear" w:color="auto" w:fill="EFEFEF"/>
              </w:rPr>
              <w:t>&gt;</w:t>
            </w:r>
            <w:r>
              <w:rPr>
                <w:color w:val="000000"/>
              </w:rPr>
              <w:br/>
            </w:r>
            <w:r>
              <w:rPr>
                <w:color w:val="000000"/>
              </w:rPr>
              <w:lastRenderedPageBreak/>
              <w:t xml:space="preserve">    </w:t>
            </w:r>
            <w:r>
              <w:rPr>
                <w:color w:val="000000"/>
                <w:shd w:val="clear" w:color="auto" w:fill="EFEFEF"/>
              </w:rPr>
              <w:t>&lt;</w:t>
            </w:r>
            <w:r>
              <w:rPr>
                <w:color w:val="000080"/>
                <w:shd w:val="clear" w:color="auto" w:fill="EFEFEF"/>
              </w:rPr>
              <w:t>packaging</w:t>
            </w:r>
            <w:r>
              <w:rPr>
                <w:color w:val="000000"/>
                <w:shd w:val="clear" w:color="auto" w:fill="EFEFEF"/>
              </w:rPr>
              <w:t>&gt;</w:t>
            </w:r>
            <w:r>
              <w:rPr>
                <w:color w:val="000000"/>
              </w:rPr>
              <w:t>jar</w:t>
            </w:r>
            <w:r>
              <w:rPr>
                <w:color w:val="000000"/>
                <w:shd w:val="clear" w:color="auto" w:fill="EFEFEF"/>
              </w:rPr>
              <w:t>&lt;/</w:t>
            </w:r>
            <w:r>
              <w:rPr>
                <w:color w:val="000080"/>
                <w:shd w:val="clear" w:color="auto" w:fill="EFEFEF"/>
              </w:rPr>
              <w:t>packaging</w:t>
            </w:r>
            <w:r>
              <w:rPr>
                <w:color w:val="000000"/>
                <w:shd w:val="clear" w:color="auto" w:fill="EFEFEF"/>
              </w:rPr>
              <w:t>&gt;</w:t>
            </w:r>
            <w:r>
              <w:rPr>
                <w:color w:val="000000"/>
              </w:rPr>
              <w:br/>
            </w:r>
            <w:r>
              <w:rPr>
                <w:color w:val="000000"/>
              </w:rPr>
              <w:br/>
              <w:t xml:space="preserve">    </w:t>
            </w:r>
            <w:r>
              <w:rPr>
                <w:color w:val="000000"/>
                <w:shd w:val="clear" w:color="auto" w:fill="EFEFEF"/>
              </w:rPr>
              <w:t>&lt;</w:t>
            </w:r>
            <w:r>
              <w:rPr>
                <w:color w:val="000080"/>
                <w:shd w:val="clear" w:color="auto" w:fill="EFEFEF"/>
              </w:rPr>
              <w:t>dependencies</w:t>
            </w:r>
            <w:r>
              <w:rPr>
                <w:color w:val="000000"/>
                <w:shd w:val="clear" w:color="auto" w:fill="EFEFEF"/>
              </w:rPr>
              <w:t>&gt;</w:t>
            </w:r>
            <w:r>
              <w:rPr>
                <w:color w:val="000000"/>
              </w:rPr>
              <w:br/>
              <w:t xml:space="preserve">        </w:t>
            </w:r>
            <w:r>
              <w:rPr>
                <w:color w:val="000000"/>
                <w:shd w:val="clear" w:color="auto" w:fill="EFEFEF"/>
              </w:rPr>
              <w:t>&lt;</w:t>
            </w:r>
            <w:r>
              <w:rPr>
                <w:color w:val="000080"/>
                <w:shd w:val="clear" w:color="auto" w:fill="EFEFEF"/>
              </w:rPr>
              <w:t>dependency</w:t>
            </w:r>
            <w:r>
              <w:rPr>
                <w:color w:val="000000"/>
                <w:shd w:val="clear" w:color="auto" w:fill="EFEFEF"/>
              </w:rPr>
              <w:t>&gt;</w:t>
            </w:r>
            <w:r>
              <w:rPr>
                <w:color w:val="000000"/>
              </w:rPr>
              <w:br/>
              <w:t xml:space="preserve">            </w:t>
            </w:r>
            <w:r>
              <w:rPr>
                <w:color w:val="000000"/>
                <w:shd w:val="clear" w:color="auto" w:fill="EFEFEF"/>
              </w:rPr>
              <w:t>&lt;</w:t>
            </w:r>
            <w:proofErr w:type="spellStart"/>
            <w:r>
              <w:rPr>
                <w:color w:val="000080"/>
                <w:shd w:val="clear" w:color="auto" w:fill="EFEFEF"/>
              </w:rPr>
              <w:t>groupId</w:t>
            </w:r>
            <w:proofErr w:type="spellEnd"/>
            <w:r>
              <w:rPr>
                <w:color w:val="000000"/>
                <w:shd w:val="clear" w:color="auto" w:fill="EFEFEF"/>
              </w:rPr>
              <w:t>&gt;</w:t>
            </w:r>
            <w:proofErr w:type="spellStart"/>
            <w:r>
              <w:rPr>
                <w:color w:val="000000"/>
              </w:rPr>
              <w:t>com.atguigu.gmall</w:t>
            </w:r>
            <w:proofErr w:type="spellEnd"/>
            <w:r>
              <w:rPr>
                <w:color w:val="000000"/>
                <w:shd w:val="clear" w:color="auto" w:fill="EFEFEF"/>
              </w:rPr>
              <w:t>&lt;/</w:t>
            </w:r>
            <w:proofErr w:type="spellStart"/>
            <w:r>
              <w:rPr>
                <w:color w:val="000080"/>
                <w:shd w:val="clear" w:color="auto" w:fill="EFEFEF"/>
              </w:rPr>
              <w:t>groupId</w:t>
            </w:r>
            <w:proofErr w:type="spellEnd"/>
            <w:r>
              <w:rPr>
                <w:color w:val="000000"/>
                <w:shd w:val="clear" w:color="auto" w:fill="EFEFEF"/>
              </w:rPr>
              <w:t>&gt;</w:t>
            </w:r>
            <w:r>
              <w:rPr>
                <w:color w:val="000000"/>
              </w:rPr>
              <w:br/>
              <w:t xml:space="preserve">            </w:t>
            </w:r>
            <w:r>
              <w:rPr>
                <w:color w:val="000000"/>
                <w:shd w:val="clear" w:color="auto" w:fill="EFEFEF"/>
              </w:rPr>
              <w:t>&lt;</w:t>
            </w:r>
            <w:proofErr w:type="spellStart"/>
            <w:r>
              <w:rPr>
                <w:color w:val="000080"/>
                <w:shd w:val="clear" w:color="auto" w:fill="EFEFEF"/>
              </w:rPr>
              <w:t>artifactId</w:t>
            </w:r>
            <w:proofErr w:type="spellEnd"/>
            <w:r>
              <w:rPr>
                <w:color w:val="000000"/>
                <w:shd w:val="clear" w:color="auto" w:fill="EFEFEF"/>
              </w:rPr>
              <w:t>&gt;</w:t>
            </w:r>
            <w:proofErr w:type="spellStart"/>
            <w:r>
              <w:rPr>
                <w:color w:val="000000"/>
              </w:rPr>
              <w:t>gmall</w:t>
            </w:r>
            <w:proofErr w:type="spellEnd"/>
            <w:r>
              <w:rPr>
                <w:color w:val="000000"/>
              </w:rPr>
              <w:t>-bean</w:t>
            </w:r>
            <w:r>
              <w:rPr>
                <w:color w:val="000000"/>
                <w:shd w:val="clear" w:color="auto" w:fill="EFEFEF"/>
              </w:rPr>
              <w:t>&lt;/</w:t>
            </w:r>
            <w:proofErr w:type="spellStart"/>
            <w:r>
              <w:rPr>
                <w:color w:val="000080"/>
                <w:shd w:val="clear" w:color="auto" w:fill="EFEFEF"/>
              </w:rPr>
              <w:t>artifactId</w:t>
            </w:r>
            <w:proofErr w:type="spellEnd"/>
            <w:r>
              <w:rPr>
                <w:color w:val="000000"/>
                <w:shd w:val="clear" w:color="auto" w:fill="EFEFEF"/>
              </w:rPr>
              <w:t>&gt;</w:t>
            </w:r>
            <w:r>
              <w:rPr>
                <w:color w:val="000000"/>
              </w:rPr>
              <w:br/>
              <w:t xml:space="preserve">            </w:t>
            </w:r>
            <w:r>
              <w:rPr>
                <w:color w:val="000000"/>
                <w:shd w:val="clear" w:color="auto" w:fill="EFEFEF"/>
              </w:rPr>
              <w:t>&lt;</w:t>
            </w:r>
            <w:r>
              <w:rPr>
                <w:color w:val="000080"/>
                <w:shd w:val="clear" w:color="auto" w:fill="EFEFEF"/>
              </w:rPr>
              <w:t>version</w:t>
            </w:r>
            <w:r>
              <w:rPr>
                <w:color w:val="000000"/>
                <w:shd w:val="clear" w:color="auto" w:fill="EFEFEF"/>
              </w:rPr>
              <w:t>&gt;</w:t>
            </w:r>
            <w:r>
              <w:rPr>
                <w:color w:val="000000"/>
              </w:rPr>
              <w:t>1.0-SNAPSHOT</w:t>
            </w:r>
            <w:r>
              <w:rPr>
                <w:color w:val="000000"/>
                <w:shd w:val="clear" w:color="auto" w:fill="EFEFEF"/>
              </w:rPr>
              <w:t>&lt;/</w:t>
            </w:r>
            <w:r>
              <w:rPr>
                <w:color w:val="000080"/>
                <w:shd w:val="clear" w:color="auto" w:fill="EFEFEF"/>
              </w:rPr>
              <w:t>version</w:t>
            </w:r>
            <w:r>
              <w:rPr>
                <w:color w:val="000000"/>
                <w:shd w:val="clear" w:color="auto" w:fill="EFEFEF"/>
              </w:rPr>
              <w:t>&gt;</w:t>
            </w:r>
            <w:r>
              <w:rPr>
                <w:color w:val="000000"/>
              </w:rPr>
              <w:br/>
              <w:t xml:space="preserve">        </w:t>
            </w:r>
            <w:r>
              <w:rPr>
                <w:color w:val="000000"/>
                <w:shd w:val="clear" w:color="auto" w:fill="EFEFEF"/>
              </w:rPr>
              <w:t>&lt;/</w:t>
            </w:r>
            <w:r>
              <w:rPr>
                <w:color w:val="000080"/>
                <w:shd w:val="clear" w:color="auto" w:fill="EFEFEF"/>
              </w:rPr>
              <w:t>dependency</w:t>
            </w:r>
            <w:r>
              <w:rPr>
                <w:color w:val="000000"/>
                <w:shd w:val="clear" w:color="auto" w:fill="EFEFEF"/>
              </w:rPr>
              <w:t>&gt;</w:t>
            </w:r>
            <w:r>
              <w:rPr>
                <w:color w:val="000000"/>
              </w:rPr>
              <w:br/>
              <w:t xml:space="preserve">    </w:t>
            </w:r>
            <w:r>
              <w:rPr>
                <w:color w:val="000000"/>
                <w:shd w:val="clear" w:color="auto" w:fill="EFEFEF"/>
              </w:rPr>
              <w:t>&lt;/</w:t>
            </w:r>
            <w:r>
              <w:rPr>
                <w:color w:val="000080"/>
                <w:shd w:val="clear" w:color="auto" w:fill="EFEFEF"/>
              </w:rPr>
              <w:t>dependencies</w:t>
            </w:r>
            <w:r>
              <w:rPr>
                <w:color w:val="000000"/>
                <w:shd w:val="clear" w:color="auto" w:fill="EFEFEF"/>
              </w:rPr>
              <w:t>&gt;</w:t>
            </w:r>
            <w:r>
              <w:rPr>
                <w:color w:val="000000"/>
              </w:rPr>
              <w:br/>
            </w:r>
            <w:r>
              <w:rPr>
                <w:color w:val="000000"/>
              </w:rPr>
              <w:br/>
            </w:r>
            <w:r>
              <w:rPr>
                <w:color w:val="000000"/>
                <w:shd w:val="clear" w:color="auto" w:fill="EFEFEF"/>
              </w:rPr>
              <w:t>&lt;/</w:t>
            </w:r>
            <w:r>
              <w:rPr>
                <w:color w:val="000080"/>
                <w:shd w:val="clear" w:color="auto" w:fill="EFEFEF"/>
              </w:rPr>
              <w:t>project</w:t>
            </w:r>
            <w:r>
              <w:rPr>
                <w:color w:val="000000"/>
                <w:shd w:val="clear" w:color="auto" w:fill="EFEFEF"/>
              </w:rPr>
              <w:t>&gt;</w:t>
            </w:r>
          </w:p>
          <w:p w:rsidR="008A0E11" w:rsidRPr="003336EF" w:rsidRDefault="008A0E11" w:rsidP="003C11E0">
            <w:pPr>
              <w:pStyle w:val="af"/>
              <w:rPr>
                <w:sz w:val="28"/>
              </w:rPr>
            </w:pPr>
          </w:p>
        </w:tc>
      </w:tr>
    </w:tbl>
    <w:p w:rsidR="008A0E11" w:rsidRDefault="008A0E11" w:rsidP="008A0E11">
      <w:pPr>
        <w:rPr>
          <w:sz w:val="28"/>
        </w:rPr>
      </w:pPr>
    </w:p>
    <w:p w:rsidR="008A0E11" w:rsidRDefault="008A0E11" w:rsidP="008A0E11">
      <w:pPr>
        <w:rPr>
          <w:sz w:val="28"/>
        </w:rPr>
      </w:pPr>
      <w:r>
        <w:rPr>
          <w:rFonts w:hint="eastAsia"/>
          <w:sz w:val="28"/>
        </w:rPr>
        <w:t>最终的结构图</w:t>
      </w:r>
    </w:p>
    <w:p w:rsidR="008A0E11" w:rsidRDefault="008A0E11" w:rsidP="008A0E11">
      <w:pPr>
        <w:rPr>
          <w:sz w:val="28"/>
        </w:rPr>
      </w:pPr>
      <w:r>
        <w:rPr>
          <w:noProof/>
        </w:rPr>
        <w:drawing>
          <wp:inline distT="0" distB="0" distL="0" distR="0" wp14:anchorId="77AC353C" wp14:editId="24833689">
            <wp:extent cx="5274310" cy="2779395"/>
            <wp:effectExtent l="190500" t="190500" r="193040" b="19240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779395"/>
                    </a:xfrm>
                    <a:prstGeom prst="rect">
                      <a:avLst/>
                    </a:prstGeom>
                    <a:ln>
                      <a:noFill/>
                    </a:ln>
                    <a:effectLst>
                      <a:outerShdw blurRad="190500" algn="tl" rotWithShape="0">
                        <a:srgbClr val="000000">
                          <a:alpha val="70000"/>
                        </a:srgbClr>
                      </a:outerShdw>
                    </a:effectLst>
                  </pic:spPr>
                </pic:pic>
              </a:graphicData>
            </a:graphic>
          </wp:inline>
        </w:drawing>
      </w:r>
    </w:p>
    <w:p w:rsidR="008A0E11" w:rsidRDefault="008A0E11" w:rsidP="008A0E11">
      <w:pPr>
        <w:rPr>
          <w:sz w:val="28"/>
        </w:rPr>
      </w:pPr>
    </w:p>
    <w:p w:rsidR="003C23D9" w:rsidRDefault="003C23D9" w:rsidP="00A24B68">
      <w:pPr>
        <w:rPr>
          <w:sz w:val="28"/>
        </w:rPr>
      </w:pPr>
    </w:p>
    <w:p w:rsidR="00F62C2D" w:rsidRDefault="00CE5B92" w:rsidP="004A1FFE">
      <w:pPr>
        <w:pStyle w:val="3"/>
      </w:pPr>
      <w:r>
        <w:t>5</w:t>
      </w:r>
      <w:r w:rsidR="007D2DDA">
        <w:t xml:space="preserve"> </w:t>
      </w:r>
      <w:proofErr w:type="spellStart"/>
      <w:r w:rsidR="00F62C2D">
        <w:t>gmall</w:t>
      </w:r>
      <w:proofErr w:type="spellEnd"/>
      <w:r w:rsidR="00F62C2D">
        <w:t>-</w:t>
      </w:r>
      <w:r w:rsidR="00F62C2D">
        <w:rPr>
          <w:rFonts w:hint="eastAsia"/>
        </w:rPr>
        <w:t>User</w:t>
      </w:r>
      <w:r w:rsidR="00F62C2D">
        <w:t>-</w:t>
      </w:r>
      <w:r w:rsidR="00F62C2D">
        <w:rPr>
          <w:rFonts w:hint="eastAsia"/>
        </w:rPr>
        <w:t>manage</w:t>
      </w:r>
      <w:r w:rsidR="00F62C2D">
        <w:rPr>
          <w:rFonts w:hint="eastAsia"/>
        </w:rPr>
        <w:t>模块</w:t>
      </w:r>
      <w:r w:rsidR="00F62C2D">
        <w:rPr>
          <w:rFonts w:hint="eastAsia"/>
        </w:rPr>
        <w:t xml:space="preserve"> </w:t>
      </w:r>
    </w:p>
    <w:p w:rsidR="00F62C2D" w:rsidRDefault="00F62C2D" w:rsidP="00A24B68">
      <w:pPr>
        <w:rPr>
          <w:sz w:val="28"/>
        </w:rPr>
      </w:pPr>
      <w:r>
        <w:rPr>
          <w:sz w:val="28"/>
        </w:rPr>
        <w:t>pom.xml</w:t>
      </w:r>
    </w:p>
    <w:tbl>
      <w:tblPr>
        <w:tblStyle w:val="ad"/>
        <w:tblW w:w="0" w:type="auto"/>
        <w:tblLook w:val="04A0" w:firstRow="1" w:lastRow="0" w:firstColumn="1" w:lastColumn="0" w:noHBand="0" w:noVBand="1"/>
      </w:tblPr>
      <w:tblGrid>
        <w:gridCol w:w="8522"/>
      </w:tblGrid>
      <w:tr w:rsidR="00F62C2D" w:rsidTr="00F62C2D">
        <w:tc>
          <w:tcPr>
            <w:tcW w:w="8522" w:type="dxa"/>
          </w:tcPr>
          <w:p w:rsidR="007D2DDA" w:rsidRPr="001274DC" w:rsidRDefault="007D2DDA" w:rsidP="007D2DDA">
            <w:pPr>
              <w:pStyle w:val="af"/>
              <w:rPr>
                <w:color w:val="000000"/>
              </w:rPr>
            </w:pPr>
            <w:r w:rsidRPr="001274DC">
              <w:rPr>
                <w:i/>
                <w:iCs/>
                <w:color w:val="000000"/>
              </w:rPr>
              <w:t>&lt;?</w:t>
            </w:r>
            <w:r w:rsidRPr="001274DC">
              <w:rPr>
                <w:color w:val="0000FF"/>
                <w:shd w:val="clear" w:color="auto" w:fill="EFEFEF"/>
              </w:rPr>
              <w:t>xml version</w:t>
            </w:r>
            <w:r w:rsidRPr="001274DC">
              <w:rPr>
                <w:shd w:val="clear" w:color="auto" w:fill="EFEFEF"/>
              </w:rPr>
              <w:t xml:space="preserve">="1.0" </w:t>
            </w:r>
            <w:r w:rsidRPr="001274DC">
              <w:rPr>
                <w:color w:val="0000FF"/>
                <w:shd w:val="clear" w:color="auto" w:fill="EFEFEF"/>
              </w:rPr>
              <w:t>encoding</w:t>
            </w:r>
            <w:r w:rsidRPr="001274DC">
              <w:rPr>
                <w:shd w:val="clear" w:color="auto" w:fill="EFEFEF"/>
              </w:rPr>
              <w:t>="UTF-8"</w:t>
            </w:r>
            <w:r w:rsidRPr="001274DC">
              <w:rPr>
                <w:i/>
                <w:iCs/>
                <w:color w:val="000000"/>
              </w:rPr>
              <w:t>?&gt;</w:t>
            </w:r>
            <w:r w:rsidRPr="001274DC">
              <w:rPr>
                <w:i/>
                <w:iCs/>
                <w:color w:val="000000"/>
              </w:rPr>
              <w:br/>
            </w:r>
            <w:r w:rsidRPr="001274DC">
              <w:rPr>
                <w:color w:val="000000"/>
                <w:shd w:val="clear" w:color="auto" w:fill="EFEFEF"/>
              </w:rPr>
              <w:t>&lt;</w:t>
            </w:r>
            <w:r w:rsidRPr="001274DC">
              <w:rPr>
                <w:color w:val="000080"/>
                <w:shd w:val="clear" w:color="auto" w:fill="EFEFEF"/>
              </w:rPr>
              <w:t xml:space="preserve">project </w:t>
            </w:r>
            <w:proofErr w:type="spellStart"/>
            <w:r w:rsidRPr="001274DC">
              <w:rPr>
                <w:color w:val="0000FF"/>
                <w:shd w:val="clear" w:color="auto" w:fill="EFEFEF"/>
              </w:rPr>
              <w:t>xmlns</w:t>
            </w:r>
            <w:proofErr w:type="spellEnd"/>
            <w:r w:rsidRPr="001274DC">
              <w:rPr>
                <w:shd w:val="clear" w:color="auto" w:fill="EFEFEF"/>
              </w:rPr>
              <w:t xml:space="preserve">="http://maven.apache.org/POM/4.0.0" </w:t>
            </w:r>
            <w:proofErr w:type="spellStart"/>
            <w:r w:rsidRPr="001274DC">
              <w:rPr>
                <w:color w:val="0000FF"/>
                <w:shd w:val="clear" w:color="auto" w:fill="EFEFEF"/>
              </w:rPr>
              <w:lastRenderedPageBreak/>
              <w:t>xmlns:</w:t>
            </w:r>
            <w:r w:rsidRPr="001274DC">
              <w:rPr>
                <w:color w:val="660E7A"/>
                <w:shd w:val="clear" w:color="auto" w:fill="EFEFEF"/>
              </w:rPr>
              <w:t>xsi</w:t>
            </w:r>
            <w:proofErr w:type="spellEnd"/>
            <w:r w:rsidRPr="001274DC">
              <w:rPr>
                <w:shd w:val="clear" w:color="auto" w:fill="EFEFEF"/>
              </w:rPr>
              <w:t>="http://www.w3.org/2001/XMLSchema-instance"</w:t>
            </w:r>
            <w:r w:rsidRPr="001274DC">
              <w:rPr>
                <w:shd w:val="clear" w:color="auto" w:fill="EFEFEF"/>
              </w:rPr>
              <w:br/>
              <w:t xml:space="preserve">   </w:t>
            </w:r>
            <w:proofErr w:type="spellStart"/>
            <w:r w:rsidRPr="001274DC">
              <w:rPr>
                <w:color w:val="660E7A"/>
                <w:shd w:val="clear" w:color="auto" w:fill="EFEFEF"/>
              </w:rPr>
              <w:t>xsi</w:t>
            </w:r>
            <w:r w:rsidRPr="001274DC">
              <w:rPr>
                <w:color w:val="0000FF"/>
                <w:shd w:val="clear" w:color="auto" w:fill="EFEFEF"/>
              </w:rPr>
              <w:t>:schemaLocation</w:t>
            </w:r>
            <w:proofErr w:type="spellEnd"/>
            <w:r w:rsidRPr="001274DC">
              <w:rPr>
                <w:shd w:val="clear" w:color="auto" w:fill="EFEFEF"/>
              </w:rPr>
              <w:t>="http://maven.apache.org/POM/4.0.0 http://maven.apache.org/xsd/maven-4.0.0.xsd"</w:t>
            </w:r>
            <w:r w:rsidRPr="001274DC">
              <w:rPr>
                <w:color w:val="000000"/>
                <w:shd w:val="clear" w:color="auto" w:fill="EFEFEF"/>
              </w:rPr>
              <w:t>&gt;</w:t>
            </w:r>
            <w:r w:rsidRPr="001274DC">
              <w:rPr>
                <w:color w:val="000000"/>
              </w:rPr>
              <w:br/>
              <w:t xml:space="preserve">   </w:t>
            </w:r>
            <w:r w:rsidRPr="001274DC">
              <w:rPr>
                <w:color w:val="000000"/>
                <w:shd w:val="clear" w:color="auto" w:fill="EFEFEF"/>
              </w:rPr>
              <w:t>&lt;</w:t>
            </w:r>
            <w:proofErr w:type="spellStart"/>
            <w:r w:rsidRPr="001274DC">
              <w:rPr>
                <w:color w:val="000080"/>
                <w:shd w:val="clear" w:color="auto" w:fill="EFEFEF"/>
              </w:rPr>
              <w:t>modelVersion</w:t>
            </w:r>
            <w:proofErr w:type="spellEnd"/>
            <w:r w:rsidRPr="001274DC">
              <w:rPr>
                <w:color w:val="000000"/>
                <w:shd w:val="clear" w:color="auto" w:fill="EFEFEF"/>
              </w:rPr>
              <w:t>&gt;</w:t>
            </w:r>
            <w:r w:rsidRPr="001274DC">
              <w:rPr>
                <w:color w:val="000000"/>
              </w:rPr>
              <w:t>4.0.0</w:t>
            </w:r>
            <w:r w:rsidRPr="001274DC">
              <w:rPr>
                <w:color w:val="000000"/>
                <w:shd w:val="clear" w:color="auto" w:fill="EFEFEF"/>
              </w:rPr>
              <w:t>&lt;/</w:t>
            </w:r>
            <w:proofErr w:type="spellStart"/>
            <w:r w:rsidRPr="001274DC">
              <w:rPr>
                <w:color w:val="000080"/>
                <w:shd w:val="clear" w:color="auto" w:fill="EFEFEF"/>
              </w:rPr>
              <w:t>modelVersion</w:t>
            </w:r>
            <w:proofErr w:type="spellEnd"/>
            <w:r w:rsidRPr="001274DC">
              <w:rPr>
                <w:color w:val="000000"/>
                <w:shd w:val="clear" w:color="auto" w:fill="EFEFEF"/>
              </w:rPr>
              <w:t>&gt;</w:t>
            </w:r>
            <w:r w:rsidRPr="001274DC">
              <w:rPr>
                <w:color w:val="000000"/>
              </w:rPr>
              <w:br/>
            </w:r>
            <w:r w:rsidRPr="001274DC">
              <w:rPr>
                <w:color w:val="000000"/>
              </w:rPr>
              <w:br/>
              <w:t xml:space="preserve">   </w:t>
            </w:r>
            <w:r w:rsidRPr="001274DC">
              <w:rPr>
                <w:color w:val="000000"/>
                <w:shd w:val="clear" w:color="auto" w:fill="EFEFEF"/>
              </w:rPr>
              <w:t>&lt;</w:t>
            </w:r>
            <w:proofErr w:type="spellStart"/>
            <w:r w:rsidRPr="001274DC">
              <w:rPr>
                <w:color w:val="000080"/>
                <w:shd w:val="clear" w:color="auto" w:fill="EFEFEF"/>
              </w:rPr>
              <w:t>groupId</w:t>
            </w:r>
            <w:proofErr w:type="spellEnd"/>
            <w:r w:rsidRPr="001274DC">
              <w:rPr>
                <w:color w:val="000000"/>
                <w:shd w:val="clear" w:color="auto" w:fill="EFEFEF"/>
              </w:rPr>
              <w:t>&gt;</w:t>
            </w:r>
            <w:proofErr w:type="spellStart"/>
            <w:r w:rsidRPr="001274DC">
              <w:rPr>
                <w:color w:val="000000"/>
              </w:rPr>
              <w:t>com.atguigu.gmall</w:t>
            </w:r>
            <w:proofErr w:type="spellEnd"/>
            <w:r w:rsidRPr="001274DC">
              <w:rPr>
                <w:color w:val="000000"/>
                <w:shd w:val="clear" w:color="auto" w:fill="EFEFEF"/>
              </w:rPr>
              <w:t>&lt;/</w:t>
            </w:r>
            <w:proofErr w:type="spellStart"/>
            <w:r w:rsidRPr="001274DC">
              <w:rPr>
                <w:color w:val="000080"/>
                <w:shd w:val="clear" w:color="auto" w:fill="EFEFEF"/>
              </w:rPr>
              <w:t>groupId</w:t>
            </w:r>
            <w:proofErr w:type="spellEnd"/>
            <w:r w:rsidRPr="001274DC">
              <w:rPr>
                <w:color w:val="000000"/>
                <w:shd w:val="clear" w:color="auto" w:fill="EFEFEF"/>
              </w:rPr>
              <w:t>&gt;</w:t>
            </w:r>
            <w:r w:rsidRPr="001274DC">
              <w:rPr>
                <w:color w:val="000000"/>
              </w:rPr>
              <w:br/>
              <w:t xml:space="preserve">   </w:t>
            </w:r>
            <w:r w:rsidRPr="001274DC">
              <w:rPr>
                <w:color w:val="000000"/>
                <w:shd w:val="clear" w:color="auto" w:fill="EFEFEF"/>
              </w:rPr>
              <w:t>&lt;</w:t>
            </w:r>
            <w:proofErr w:type="spellStart"/>
            <w:r w:rsidRPr="001274DC">
              <w:rPr>
                <w:color w:val="000080"/>
                <w:shd w:val="clear" w:color="auto" w:fill="EFEFEF"/>
              </w:rPr>
              <w:t>artifactId</w:t>
            </w:r>
            <w:proofErr w:type="spellEnd"/>
            <w:r w:rsidRPr="001274DC">
              <w:rPr>
                <w:color w:val="000000"/>
                <w:shd w:val="clear" w:color="auto" w:fill="EFEFEF"/>
              </w:rPr>
              <w:t>&gt;</w:t>
            </w:r>
            <w:proofErr w:type="spellStart"/>
            <w:r w:rsidRPr="001274DC">
              <w:rPr>
                <w:color w:val="000000"/>
              </w:rPr>
              <w:t>gmall</w:t>
            </w:r>
            <w:proofErr w:type="spellEnd"/>
            <w:r w:rsidRPr="001274DC">
              <w:rPr>
                <w:color w:val="000000"/>
              </w:rPr>
              <w:t>-user-manage</w:t>
            </w:r>
            <w:r w:rsidRPr="001274DC">
              <w:rPr>
                <w:color w:val="000000"/>
                <w:shd w:val="clear" w:color="auto" w:fill="EFEFEF"/>
              </w:rPr>
              <w:t>&lt;/</w:t>
            </w:r>
            <w:proofErr w:type="spellStart"/>
            <w:r w:rsidRPr="001274DC">
              <w:rPr>
                <w:color w:val="000080"/>
                <w:shd w:val="clear" w:color="auto" w:fill="EFEFEF"/>
              </w:rPr>
              <w:t>artifactId</w:t>
            </w:r>
            <w:proofErr w:type="spellEnd"/>
            <w:r w:rsidRPr="001274DC">
              <w:rPr>
                <w:color w:val="000000"/>
                <w:shd w:val="clear" w:color="auto" w:fill="EFEFEF"/>
              </w:rPr>
              <w:t>&gt;</w:t>
            </w:r>
            <w:r w:rsidRPr="001274DC">
              <w:rPr>
                <w:color w:val="000000"/>
              </w:rPr>
              <w:br/>
              <w:t xml:space="preserve">   </w:t>
            </w:r>
            <w:r w:rsidRPr="001274DC">
              <w:rPr>
                <w:color w:val="000000"/>
                <w:shd w:val="clear" w:color="auto" w:fill="EFEFEF"/>
              </w:rPr>
              <w:t>&lt;</w:t>
            </w:r>
            <w:r w:rsidRPr="001274DC">
              <w:rPr>
                <w:color w:val="000080"/>
                <w:shd w:val="clear" w:color="auto" w:fill="EFEFEF"/>
              </w:rPr>
              <w:t>version</w:t>
            </w:r>
            <w:r w:rsidRPr="001274DC">
              <w:rPr>
                <w:color w:val="000000"/>
                <w:shd w:val="clear" w:color="auto" w:fill="EFEFEF"/>
              </w:rPr>
              <w:t>&gt;</w:t>
            </w:r>
            <w:r w:rsidRPr="001274DC">
              <w:rPr>
                <w:color w:val="000000"/>
              </w:rPr>
              <w:t>0.0.1-SNAPSHOT</w:t>
            </w:r>
            <w:r w:rsidRPr="001274DC">
              <w:rPr>
                <w:color w:val="000000"/>
                <w:shd w:val="clear" w:color="auto" w:fill="EFEFEF"/>
              </w:rPr>
              <w:t>&lt;/</w:t>
            </w:r>
            <w:r w:rsidRPr="001274DC">
              <w:rPr>
                <w:color w:val="000080"/>
                <w:shd w:val="clear" w:color="auto" w:fill="EFEFEF"/>
              </w:rPr>
              <w:t>version</w:t>
            </w:r>
            <w:r w:rsidRPr="001274DC">
              <w:rPr>
                <w:color w:val="000000"/>
                <w:shd w:val="clear" w:color="auto" w:fill="EFEFEF"/>
              </w:rPr>
              <w:t>&gt;</w:t>
            </w:r>
            <w:r w:rsidRPr="001274DC">
              <w:rPr>
                <w:color w:val="000000"/>
              </w:rPr>
              <w:br/>
              <w:t xml:space="preserve">   </w:t>
            </w:r>
            <w:r w:rsidRPr="001274DC">
              <w:rPr>
                <w:color w:val="000000"/>
                <w:shd w:val="clear" w:color="auto" w:fill="EFEFEF"/>
              </w:rPr>
              <w:t>&lt;</w:t>
            </w:r>
            <w:r w:rsidRPr="001274DC">
              <w:rPr>
                <w:color w:val="000080"/>
                <w:shd w:val="clear" w:color="auto" w:fill="EFEFEF"/>
              </w:rPr>
              <w:t>packaging</w:t>
            </w:r>
            <w:r w:rsidRPr="001274DC">
              <w:rPr>
                <w:color w:val="000000"/>
                <w:shd w:val="clear" w:color="auto" w:fill="EFEFEF"/>
              </w:rPr>
              <w:t>&gt;</w:t>
            </w:r>
            <w:r w:rsidRPr="001274DC">
              <w:rPr>
                <w:color w:val="000000"/>
              </w:rPr>
              <w:t>jar</w:t>
            </w:r>
            <w:r w:rsidRPr="001274DC">
              <w:rPr>
                <w:color w:val="000000"/>
                <w:shd w:val="clear" w:color="auto" w:fill="EFEFEF"/>
              </w:rPr>
              <w:t>&lt;/</w:t>
            </w:r>
            <w:r w:rsidRPr="001274DC">
              <w:rPr>
                <w:color w:val="000080"/>
                <w:shd w:val="clear" w:color="auto" w:fill="EFEFEF"/>
              </w:rPr>
              <w:t>packaging</w:t>
            </w:r>
            <w:r w:rsidRPr="001274DC">
              <w:rPr>
                <w:color w:val="000000"/>
                <w:shd w:val="clear" w:color="auto" w:fill="EFEFEF"/>
              </w:rPr>
              <w:t>&gt;</w:t>
            </w:r>
            <w:r w:rsidRPr="001274DC">
              <w:rPr>
                <w:color w:val="000000"/>
              </w:rPr>
              <w:br/>
            </w:r>
            <w:r w:rsidRPr="001274DC">
              <w:rPr>
                <w:color w:val="000000"/>
              </w:rPr>
              <w:br/>
              <w:t xml:space="preserve">   </w:t>
            </w:r>
            <w:r w:rsidRPr="001274DC">
              <w:rPr>
                <w:color w:val="000000"/>
                <w:shd w:val="clear" w:color="auto" w:fill="EFEFEF"/>
              </w:rPr>
              <w:t>&lt;</w:t>
            </w:r>
            <w:r w:rsidRPr="001274DC">
              <w:rPr>
                <w:color w:val="000080"/>
                <w:shd w:val="clear" w:color="auto" w:fill="EFEFEF"/>
              </w:rPr>
              <w:t>name</w:t>
            </w:r>
            <w:r w:rsidRPr="001274DC">
              <w:rPr>
                <w:color w:val="000000"/>
                <w:shd w:val="clear" w:color="auto" w:fill="EFEFEF"/>
              </w:rPr>
              <w:t>&gt;</w:t>
            </w:r>
            <w:proofErr w:type="spellStart"/>
            <w:r w:rsidRPr="001274DC">
              <w:rPr>
                <w:color w:val="000000"/>
              </w:rPr>
              <w:t>gmall</w:t>
            </w:r>
            <w:proofErr w:type="spellEnd"/>
            <w:r w:rsidRPr="001274DC">
              <w:rPr>
                <w:color w:val="000000"/>
              </w:rPr>
              <w:t>-user-manage</w:t>
            </w:r>
            <w:r w:rsidRPr="001274DC">
              <w:rPr>
                <w:color w:val="000000"/>
                <w:shd w:val="clear" w:color="auto" w:fill="EFEFEF"/>
              </w:rPr>
              <w:t>&lt;/</w:t>
            </w:r>
            <w:r w:rsidRPr="001274DC">
              <w:rPr>
                <w:color w:val="000080"/>
                <w:shd w:val="clear" w:color="auto" w:fill="EFEFEF"/>
              </w:rPr>
              <w:t>name</w:t>
            </w:r>
            <w:r w:rsidRPr="001274DC">
              <w:rPr>
                <w:color w:val="000000"/>
                <w:shd w:val="clear" w:color="auto" w:fill="EFEFEF"/>
              </w:rPr>
              <w:t>&gt;</w:t>
            </w:r>
            <w:r w:rsidRPr="001274DC">
              <w:rPr>
                <w:color w:val="000000"/>
              </w:rPr>
              <w:br/>
              <w:t xml:space="preserve">   </w:t>
            </w:r>
            <w:r w:rsidRPr="001274DC">
              <w:rPr>
                <w:color w:val="000000"/>
                <w:shd w:val="clear" w:color="auto" w:fill="EFEFEF"/>
              </w:rPr>
              <w:t>&lt;</w:t>
            </w:r>
            <w:r w:rsidRPr="001274DC">
              <w:rPr>
                <w:color w:val="000080"/>
                <w:shd w:val="clear" w:color="auto" w:fill="EFEFEF"/>
              </w:rPr>
              <w:t>description</w:t>
            </w:r>
            <w:r w:rsidRPr="001274DC">
              <w:rPr>
                <w:color w:val="000000"/>
                <w:shd w:val="clear" w:color="auto" w:fill="EFEFEF"/>
              </w:rPr>
              <w:t>&gt;</w:t>
            </w:r>
            <w:r w:rsidRPr="001274DC">
              <w:rPr>
                <w:color w:val="000000"/>
              </w:rPr>
              <w:t>Demo project for Spring Boot</w:t>
            </w:r>
            <w:r w:rsidRPr="001274DC">
              <w:rPr>
                <w:color w:val="000000"/>
                <w:shd w:val="clear" w:color="auto" w:fill="EFEFEF"/>
              </w:rPr>
              <w:t>&lt;/</w:t>
            </w:r>
            <w:r w:rsidRPr="001274DC">
              <w:rPr>
                <w:color w:val="000080"/>
                <w:shd w:val="clear" w:color="auto" w:fill="EFEFEF"/>
              </w:rPr>
              <w:t>description</w:t>
            </w:r>
            <w:r w:rsidRPr="001274DC">
              <w:rPr>
                <w:color w:val="000000"/>
                <w:shd w:val="clear" w:color="auto" w:fill="EFEFEF"/>
              </w:rPr>
              <w:t>&gt;</w:t>
            </w:r>
            <w:r w:rsidRPr="001274DC">
              <w:rPr>
                <w:color w:val="000000"/>
              </w:rPr>
              <w:br/>
            </w:r>
            <w:r w:rsidRPr="001274DC">
              <w:rPr>
                <w:color w:val="000000"/>
              </w:rPr>
              <w:br/>
            </w:r>
            <w:r w:rsidRPr="008653C1">
              <w:rPr>
                <w:color w:val="FF0000"/>
              </w:rPr>
              <w:t xml:space="preserve">   </w:t>
            </w:r>
            <w:r w:rsidRPr="008653C1">
              <w:rPr>
                <w:color w:val="FF0000"/>
                <w:shd w:val="clear" w:color="auto" w:fill="EFEFEF"/>
              </w:rPr>
              <w:t>&lt;parent&gt;</w:t>
            </w:r>
            <w:r w:rsidRPr="008653C1">
              <w:rPr>
                <w:color w:val="FF0000"/>
              </w:rPr>
              <w:br/>
              <w:t xml:space="preserve">      </w:t>
            </w:r>
            <w:r w:rsidRPr="008653C1">
              <w:rPr>
                <w:color w:val="FF0000"/>
                <w:shd w:val="clear" w:color="auto" w:fill="EFEFEF"/>
              </w:rPr>
              <w:t>&lt;</w:t>
            </w:r>
            <w:proofErr w:type="spellStart"/>
            <w:r w:rsidRPr="008653C1">
              <w:rPr>
                <w:color w:val="FF0000"/>
                <w:shd w:val="clear" w:color="auto" w:fill="EFEFEF"/>
              </w:rPr>
              <w:t>groupId</w:t>
            </w:r>
            <w:proofErr w:type="spellEnd"/>
            <w:r w:rsidRPr="008653C1">
              <w:rPr>
                <w:color w:val="FF0000"/>
                <w:shd w:val="clear" w:color="auto" w:fill="EFEFEF"/>
              </w:rPr>
              <w:t>&gt;</w:t>
            </w:r>
            <w:proofErr w:type="spellStart"/>
            <w:r w:rsidRPr="008653C1">
              <w:rPr>
                <w:color w:val="FF0000"/>
              </w:rPr>
              <w:t>com.atguigu.gmall</w:t>
            </w:r>
            <w:proofErr w:type="spellEnd"/>
            <w:r w:rsidRPr="008653C1">
              <w:rPr>
                <w:color w:val="FF0000"/>
                <w:shd w:val="clear" w:color="auto" w:fill="EFEFEF"/>
              </w:rPr>
              <w:t>&lt;/</w:t>
            </w:r>
            <w:proofErr w:type="spellStart"/>
            <w:r w:rsidRPr="008653C1">
              <w:rPr>
                <w:color w:val="FF0000"/>
                <w:shd w:val="clear" w:color="auto" w:fill="EFEFEF"/>
              </w:rPr>
              <w:t>groupId</w:t>
            </w:r>
            <w:proofErr w:type="spellEnd"/>
            <w:r w:rsidRPr="008653C1">
              <w:rPr>
                <w:color w:val="FF0000"/>
                <w:shd w:val="clear" w:color="auto" w:fill="EFEFEF"/>
              </w:rPr>
              <w:t>&gt;</w:t>
            </w:r>
            <w:r w:rsidRPr="008653C1">
              <w:rPr>
                <w:color w:val="FF0000"/>
              </w:rPr>
              <w:br/>
              <w:t xml:space="preserve">      </w:t>
            </w:r>
            <w:r w:rsidRPr="008653C1">
              <w:rPr>
                <w:color w:val="FF0000"/>
                <w:shd w:val="clear" w:color="auto" w:fill="EFEFEF"/>
              </w:rPr>
              <w:t>&lt;</w:t>
            </w:r>
            <w:proofErr w:type="spellStart"/>
            <w:r w:rsidRPr="008653C1">
              <w:rPr>
                <w:color w:val="FF0000"/>
                <w:shd w:val="clear" w:color="auto" w:fill="EFEFEF"/>
              </w:rPr>
              <w:t>artifactId</w:t>
            </w:r>
            <w:proofErr w:type="spellEnd"/>
            <w:r w:rsidRPr="008653C1">
              <w:rPr>
                <w:color w:val="FF0000"/>
                <w:shd w:val="clear" w:color="auto" w:fill="EFEFEF"/>
              </w:rPr>
              <w:t>&gt;</w:t>
            </w:r>
            <w:proofErr w:type="spellStart"/>
            <w:r w:rsidRPr="008653C1">
              <w:rPr>
                <w:color w:val="FF0000"/>
              </w:rPr>
              <w:t>gmall</w:t>
            </w:r>
            <w:proofErr w:type="spellEnd"/>
            <w:r w:rsidRPr="008653C1">
              <w:rPr>
                <w:color w:val="FF0000"/>
              </w:rPr>
              <w:t>-parent</w:t>
            </w:r>
            <w:r w:rsidRPr="008653C1">
              <w:rPr>
                <w:color w:val="FF0000"/>
                <w:shd w:val="clear" w:color="auto" w:fill="EFEFEF"/>
              </w:rPr>
              <w:t>&lt;/</w:t>
            </w:r>
            <w:proofErr w:type="spellStart"/>
            <w:r w:rsidRPr="008653C1">
              <w:rPr>
                <w:color w:val="FF0000"/>
                <w:shd w:val="clear" w:color="auto" w:fill="EFEFEF"/>
              </w:rPr>
              <w:t>artifactId</w:t>
            </w:r>
            <w:proofErr w:type="spellEnd"/>
            <w:r w:rsidRPr="008653C1">
              <w:rPr>
                <w:color w:val="FF0000"/>
                <w:shd w:val="clear" w:color="auto" w:fill="EFEFEF"/>
              </w:rPr>
              <w:t>&gt;</w:t>
            </w:r>
            <w:r w:rsidRPr="008653C1">
              <w:rPr>
                <w:color w:val="FF0000"/>
              </w:rPr>
              <w:br/>
              <w:t xml:space="preserve">      </w:t>
            </w:r>
            <w:r w:rsidRPr="008653C1">
              <w:rPr>
                <w:color w:val="FF0000"/>
                <w:shd w:val="clear" w:color="auto" w:fill="EFEFEF"/>
              </w:rPr>
              <w:t>&lt;version&gt;</w:t>
            </w:r>
            <w:r w:rsidRPr="008653C1">
              <w:rPr>
                <w:color w:val="FF0000"/>
              </w:rPr>
              <w:t>1.0-SNAPSHOT</w:t>
            </w:r>
            <w:r w:rsidRPr="008653C1">
              <w:rPr>
                <w:color w:val="FF0000"/>
                <w:shd w:val="clear" w:color="auto" w:fill="EFEFEF"/>
              </w:rPr>
              <w:t>&lt;/version&gt;</w:t>
            </w:r>
            <w:r w:rsidRPr="008653C1">
              <w:rPr>
                <w:color w:val="FF0000"/>
              </w:rPr>
              <w:br/>
              <w:t xml:space="preserve">   </w:t>
            </w:r>
            <w:r w:rsidRPr="008653C1">
              <w:rPr>
                <w:color w:val="FF0000"/>
                <w:shd w:val="clear" w:color="auto" w:fill="EFEFEF"/>
              </w:rPr>
              <w:t>&lt;/parent&gt;</w:t>
            </w:r>
            <w:r w:rsidRPr="001274DC">
              <w:rPr>
                <w:color w:val="000000"/>
              </w:rPr>
              <w:br/>
              <w:t xml:space="preserve">   </w:t>
            </w:r>
            <w:r w:rsidRPr="001274DC">
              <w:rPr>
                <w:color w:val="000000"/>
                <w:shd w:val="clear" w:color="auto" w:fill="EFEFEF"/>
              </w:rPr>
              <w:t>&lt;</w:t>
            </w:r>
            <w:r w:rsidRPr="001274DC">
              <w:rPr>
                <w:color w:val="000080"/>
                <w:shd w:val="clear" w:color="auto" w:fill="EFEFEF"/>
              </w:rPr>
              <w:t>dependencies</w:t>
            </w:r>
            <w:r w:rsidRPr="001274DC">
              <w:rPr>
                <w:color w:val="000000"/>
                <w:shd w:val="clear" w:color="auto" w:fill="EFEFEF"/>
              </w:rPr>
              <w:t>&gt;</w:t>
            </w:r>
            <w:r w:rsidRPr="001274DC">
              <w:rPr>
                <w:color w:val="000000"/>
              </w:rPr>
              <w:br/>
            </w:r>
            <w:r w:rsidRPr="001274DC">
              <w:rPr>
                <w:color w:val="000000"/>
              </w:rPr>
              <w:br/>
            </w:r>
            <w:r w:rsidRPr="008653C1">
              <w:rPr>
                <w:color w:val="FF0000"/>
              </w:rPr>
              <w:t xml:space="preserve">      </w:t>
            </w:r>
            <w:r w:rsidRPr="008653C1">
              <w:rPr>
                <w:color w:val="FF0000"/>
                <w:shd w:val="clear" w:color="auto" w:fill="EFEFEF"/>
              </w:rPr>
              <w:t>&lt;dependency&gt;</w:t>
            </w:r>
            <w:r w:rsidRPr="008653C1">
              <w:rPr>
                <w:color w:val="FF0000"/>
              </w:rPr>
              <w:br/>
              <w:t xml:space="preserve">         </w:t>
            </w:r>
            <w:r w:rsidRPr="008653C1">
              <w:rPr>
                <w:color w:val="FF0000"/>
                <w:shd w:val="clear" w:color="auto" w:fill="EFEFEF"/>
              </w:rPr>
              <w:t>&lt;</w:t>
            </w:r>
            <w:proofErr w:type="spellStart"/>
            <w:r w:rsidRPr="008653C1">
              <w:rPr>
                <w:color w:val="FF0000"/>
                <w:shd w:val="clear" w:color="auto" w:fill="EFEFEF"/>
              </w:rPr>
              <w:t>groupId</w:t>
            </w:r>
            <w:proofErr w:type="spellEnd"/>
            <w:r w:rsidRPr="008653C1">
              <w:rPr>
                <w:color w:val="FF0000"/>
                <w:shd w:val="clear" w:color="auto" w:fill="EFEFEF"/>
              </w:rPr>
              <w:t>&gt;</w:t>
            </w:r>
            <w:proofErr w:type="spellStart"/>
            <w:r w:rsidRPr="008653C1">
              <w:rPr>
                <w:color w:val="FF0000"/>
              </w:rPr>
              <w:t>com.atguigu.gmall</w:t>
            </w:r>
            <w:proofErr w:type="spellEnd"/>
            <w:r w:rsidRPr="008653C1">
              <w:rPr>
                <w:color w:val="FF0000"/>
                <w:shd w:val="clear" w:color="auto" w:fill="EFEFEF"/>
              </w:rPr>
              <w:t>&lt;/</w:t>
            </w:r>
            <w:proofErr w:type="spellStart"/>
            <w:r w:rsidRPr="008653C1">
              <w:rPr>
                <w:color w:val="FF0000"/>
                <w:shd w:val="clear" w:color="auto" w:fill="EFEFEF"/>
              </w:rPr>
              <w:t>groupId</w:t>
            </w:r>
            <w:proofErr w:type="spellEnd"/>
            <w:r w:rsidRPr="008653C1">
              <w:rPr>
                <w:color w:val="FF0000"/>
                <w:shd w:val="clear" w:color="auto" w:fill="EFEFEF"/>
              </w:rPr>
              <w:t>&gt;</w:t>
            </w:r>
            <w:r w:rsidRPr="008653C1">
              <w:rPr>
                <w:color w:val="FF0000"/>
              </w:rPr>
              <w:br/>
              <w:t xml:space="preserve">         </w:t>
            </w:r>
            <w:r w:rsidRPr="008653C1">
              <w:rPr>
                <w:color w:val="FF0000"/>
                <w:shd w:val="clear" w:color="auto" w:fill="EFEFEF"/>
              </w:rPr>
              <w:t>&lt;</w:t>
            </w:r>
            <w:proofErr w:type="spellStart"/>
            <w:r w:rsidRPr="008653C1">
              <w:rPr>
                <w:color w:val="FF0000"/>
                <w:shd w:val="clear" w:color="auto" w:fill="EFEFEF"/>
              </w:rPr>
              <w:t>artifactId</w:t>
            </w:r>
            <w:proofErr w:type="spellEnd"/>
            <w:r w:rsidRPr="008653C1">
              <w:rPr>
                <w:color w:val="FF0000"/>
                <w:shd w:val="clear" w:color="auto" w:fill="EFEFEF"/>
              </w:rPr>
              <w:t>&gt;</w:t>
            </w:r>
            <w:proofErr w:type="spellStart"/>
            <w:r w:rsidRPr="008653C1">
              <w:rPr>
                <w:color w:val="FF0000"/>
              </w:rPr>
              <w:t>gmall</w:t>
            </w:r>
            <w:proofErr w:type="spellEnd"/>
            <w:r w:rsidRPr="008653C1">
              <w:rPr>
                <w:color w:val="FF0000"/>
              </w:rPr>
              <w:t>-interface</w:t>
            </w:r>
            <w:r w:rsidRPr="008653C1">
              <w:rPr>
                <w:color w:val="FF0000"/>
                <w:shd w:val="clear" w:color="auto" w:fill="EFEFEF"/>
              </w:rPr>
              <w:t>&lt;/</w:t>
            </w:r>
            <w:proofErr w:type="spellStart"/>
            <w:r w:rsidRPr="008653C1">
              <w:rPr>
                <w:color w:val="FF0000"/>
                <w:shd w:val="clear" w:color="auto" w:fill="EFEFEF"/>
              </w:rPr>
              <w:t>artifactId</w:t>
            </w:r>
            <w:proofErr w:type="spellEnd"/>
            <w:r w:rsidRPr="008653C1">
              <w:rPr>
                <w:color w:val="FF0000"/>
                <w:shd w:val="clear" w:color="auto" w:fill="EFEFEF"/>
              </w:rPr>
              <w:t>&gt;</w:t>
            </w:r>
            <w:r w:rsidRPr="008653C1">
              <w:rPr>
                <w:color w:val="FF0000"/>
              </w:rPr>
              <w:br/>
              <w:t xml:space="preserve">         </w:t>
            </w:r>
            <w:r w:rsidRPr="008653C1">
              <w:rPr>
                <w:color w:val="FF0000"/>
                <w:shd w:val="clear" w:color="auto" w:fill="EFEFEF"/>
              </w:rPr>
              <w:t>&lt;version&gt;</w:t>
            </w:r>
            <w:r w:rsidRPr="008653C1">
              <w:rPr>
                <w:color w:val="FF0000"/>
              </w:rPr>
              <w:t>1.0-SNAPSHOT</w:t>
            </w:r>
            <w:r w:rsidRPr="008653C1">
              <w:rPr>
                <w:color w:val="FF0000"/>
                <w:shd w:val="clear" w:color="auto" w:fill="EFEFEF"/>
              </w:rPr>
              <w:t>&lt;/version&gt;</w:t>
            </w:r>
            <w:r w:rsidRPr="008653C1">
              <w:rPr>
                <w:color w:val="FF0000"/>
              </w:rPr>
              <w:br/>
              <w:t xml:space="preserve">      </w:t>
            </w:r>
            <w:r w:rsidRPr="008653C1">
              <w:rPr>
                <w:color w:val="FF0000"/>
                <w:shd w:val="clear" w:color="auto" w:fill="EFEFEF"/>
              </w:rPr>
              <w:t>&lt;/dependency&gt;</w:t>
            </w:r>
            <w:r w:rsidRPr="008653C1">
              <w:rPr>
                <w:color w:val="FF0000"/>
              </w:rPr>
              <w:br/>
            </w:r>
            <w:r w:rsidRPr="008653C1">
              <w:rPr>
                <w:color w:val="FF0000"/>
              </w:rPr>
              <w:br/>
              <w:t xml:space="preserve">      </w:t>
            </w:r>
            <w:r w:rsidRPr="008653C1">
              <w:rPr>
                <w:color w:val="FF0000"/>
                <w:shd w:val="clear" w:color="auto" w:fill="EFEFEF"/>
              </w:rPr>
              <w:t>&lt;dependency&gt;</w:t>
            </w:r>
            <w:r w:rsidRPr="008653C1">
              <w:rPr>
                <w:color w:val="FF0000"/>
              </w:rPr>
              <w:br/>
              <w:t xml:space="preserve">         </w:t>
            </w:r>
            <w:r w:rsidRPr="008653C1">
              <w:rPr>
                <w:color w:val="FF0000"/>
                <w:shd w:val="clear" w:color="auto" w:fill="EFEFEF"/>
              </w:rPr>
              <w:t>&lt;</w:t>
            </w:r>
            <w:proofErr w:type="spellStart"/>
            <w:r w:rsidRPr="008653C1">
              <w:rPr>
                <w:color w:val="FF0000"/>
                <w:shd w:val="clear" w:color="auto" w:fill="EFEFEF"/>
              </w:rPr>
              <w:t>groupId</w:t>
            </w:r>
            <w:proofErr w:type="spellEnd"/>
            <w:r w:rsidRPr="008653C1">
              <w:rPr>
                <w:color w:val="FF0000"/>
                <w:shd w:val="clear" w:color="auto" w:fill="EFEFEF"/>
              </w:rPr>
              <w:t>&gt;</w:t>
            </w:r>
            <w:proofErr w:type="spellStart"/>
            <w:r w:rsidRPr="008653C1">
              <w:rPr>
                <w:color w:val="FF0000"/>
              </w:rPr>
              <w:t>com.atguigu.gmall</w:t>
            </w:r>
            <w:proofErr w:type="spellEnd"/>
            <w:r w:rsidRPr="008653C1">
              <w:rPr>
                <w:color w:val="FF0000"/>
                <w:shd w:val="clear" w:color="auto" w:fill="EFEFEF"/>
              </w:rPr>
              <w:t>&lt;/</w:t>
            </w:r>
            <w:proofErr w:type="spellStart"/>
            <w:r w:rsidRPr="008653C1">
              <w:rPr>
                <w:color w:val="FF0000"/>
                <w:shd w:val="clear" w:color="auto" w:fill="EFEFEF"/>
              </w:rPr>
              <w:t>groupId</w:t>
            </w:r>
            <w:proofErr w:type="spellEnd"/>
            <w:r w:rsidRPr="008653C1">
              <w:rPr>
                <w:color w:val="FF0000"/>
                <w:shd w:val="clear" w:color="auto" w:fill="EFEFEF"/>
              </w:rPr>
              <w:t>&gt;</w:t>
            </w:r>
            <w:r w:rsidRPr="008653C1">
              <w:rPr>
                <w:color w:val="FF0000"/>
              </w:rPr>
              <w:br/>
              <w:t xml:space="preserve">         </w:t>
            </w:r>
            <w:r w:rsidRPr="008653C1">
              <w:rPr>
                <w:color w:val="FF0000"/>
                <w:shd w:val="clear" w:color="auto" w:fill="EFEFEF"/>
              </w:rPr>
              <w:t>&lt;</w:t>
            </w:r>
            <w:proofErr w:type="spellStart"/>
            <w:r w:rsidRPr="008653C1">
              <w:rPr>
                <w:color w:val="FF0000"/>
                <w:shd w:val="clear" w:color="auto" w:fill="EFEFEF"/>
              </w:rPr>
              <w:t>artifactId</w:t>
            </w:r>
            <w:proofErr w:type="spellEnd"/>
            <w:r w:rsidRPr="008653C1">
              <w:rPr>
                <w:color w:val="FF0000"/>
                <w:shd w:val="clear" w:color="auto" w:fill="EFEFEF"/>
              </w:rPr>
              <w:t>&gt;</w:t>
            </w:r>
            <w:proofErr w:type="spellStart"/>
            <w:r w:rsidRPr="008653C1">
              <w:rPr>
                <w:color w:val="FF0000"/>
              </w:rPr>
              <w:t>gmall</w:t>
            </w:r>
            <w:proofErr w:type="spellEnd"/>
            <w:r w:rsidRPr="008653C1">
              <w:rPr>
                <w:color w:val="FF0000"/>
              </w:rPr>
              <w:t>-service-</w:t>
            </w:r>
            <w:proofErr w:type="spellStart"/>
            <w:r w:rsidRPr="008653C1">
              <w:rPr>
                <w:color w:val="FF0000"/>
              </w:rPr>
              <w:t>util</w:t>
            </w:r>
            <w:proofErr w:type="spellEnd"/>
            <w:r w:rsidRPr="008653C1">
              <w:rPr>
                <w:color w:val="FF0000"/>
                <w:shd w:val="clear" w:color="auto" w:fill="EFEFEF"/>
              </w:rPr>
              <w:t>&lt;/</w:t>
            </w:r>
            <w:proofErr w:type="spellStart"/>
            <w:r w:rsidRPr="008653C1">
              <w:rPr>
                <w:color w:val="FF0000"/>
                <w:shd w:val="clear" w:color="auto" w:fill="EFEFEF"/>
              </w:rPr>
              <w:t>artifactId</w:t>
            </w:r>
            <w:proofErr w:type="spellEnd"/>
            <w:r w:rsidRPr="008653C1">
              <w:rPr>
                <w:color w:val="FF0000"/>
                <w:shd w:val="clear" w:color="auto" w:fill="EFEFEF"/>
              </w:rPr>
              <w:t>&gt;</w:t>
            </w:r>
            <w:r w:rsidRPr="008653C1">
              <w:rPr>
                <w:color w:val="FF0000"/>
              </w:rPr>
              <w:br/>
              <w:t xml:space="preserve">         </w:t>
            </w:r>
            <w:r w:rsidRPr="008653C1">
              <w:rPr>
                <w:color w:val="FF0000"/>
                <w:shd w:val="clear" w:color="auto" w:fill="EFEFEF"/>
              </w:rPr>
              <w:t>&lt;version&gt;</w:t>
            </w:r>
            <w:r w:rsidRPr="008653C1">
              <w:rPr>
                <w:color w:val="FF0000"/>
              </w:rPr>
              <w:t>1.0-SNAPSHOT</w:t>
            </w:r>
            <w:r w:rsidRPr="008653C1">
              <w:rPr>
                <w:color w:val="FF0000"/>
                <w:shd w:val="clear" w:color="auto" w:fill="EFEFEF"/>
              </w:rPr>
              <w:t>&lt;/version&gt;</w:t>
            </w:r>
            <w:r w:rsidRPr="008653C1">
              <w:rPr>
                <w:color w:val="FF0000"/>
              </w:rPr>
              <w:br/>
              <w:t xml:space="preserve">      </w:t>
            </w:r>
            <w:r w:rsidRPr="008653C1">
              <w:rPr>
                <w:color w:val="FF0000"/>
                <w:shd w:val="clear" w:color="auto" w:fill="EFEFEF"/>
              </w:rPr>
              <w:t>&lt;/dependency&gt;</w:t>
            </w:r>
            <w:r w:rsidRPr="001274DC">
              <w:rPr>
                <w:color w:val="000000"/>
              </w:rPr>
              <w:br/>
              <w:t xml:space="preserve">   </w:t>
            </w:r>
            <w:r w:rsidRPr="001274DC">
              <w:rPr>
                <w:color w:val="000000"/>
                <w:shd w:val="clear" w:color="auto" w:fill="EFEFEF"/>
              </w:rPr>
              <w:t>&lt;/</w:t>
            </w:r>
            <w:r w:rsidRPr="001274DC">
              <w:rPr>
                <w:color w:val="000080"/>
                <w:shd w:val="clear" w:color="auto" w:fill="EFEFEF"/>
              </w:rPr>
              <w:t>dependencies</w:t>
            </w:r>
            <w:r w:rsidRPr="001274DC">
              <w:rPr>
                <w:color w:val="000000"/>
                <w:shd w:val="clear" w:color="auto" w:fill="EFEFEF"/>
              </w:rPr>
              <w:t>&gt;</w:t>
            </w:r>
            <w:r w:rsidRPr="001274DC">
              <w:rPr>
                <w:color w:val="000000"/>
              </w:rPr>
              <w:br/>
              <w:t xml:space="preserve">   </w:t>
            </w:r>
            <w:r w:rsidRPr="001274DC">
              <w:rPr>
                <w:color w:val="000000"/>
                <w:shd w:val="clear" w:color="auto" w:fill="EFEFEF"/>
              </w:rPr>
              <w:t>&lt;</w:t>
            </w:r>
            <w:r w:rsidRPr="001274DC">
              <w:rPr>
                <w:color w:val="000080"/>
                <w:shd w:val="clear" w:color="auto" w:fill="EFEFEF"/>
              </w:rPr>
              <w:t>build</w:t>
            </w:r>
            <w:r w:rsidRPr="001274DC">
              <w:rPr>
                <w:color w:val="000000"/>
                <w:shd w:val="clear" w:color="auto" w:fill="EFEFEF"/>
              </w:rPr>
              <w:t>&gt;</w:t>
            </w:r>
            <w:r w:rsidRPr="001274DC">
              <w:rPr>
                <w:color w:val="000000"/>
              </w:rPr>
              <w:br/>
              <w:t xml:space="preserve">      </w:t>
            </w:r>
            <w:r w:rsidRPr="001274DC">
              <w:rPr>
                <w:color w:val="000000"/>
                <w:shd w:val="clear" w:color="auto" w:fill="EFEFEF"/>
              </w:rPr>
              <w:t>&lt;</w:t>
            </w:r>
            <w:r w:rsidRPr="001274DC">
              <w:rPr>
                <w:color w:val="000080"/>
                <w:shd w:val="clear" w:color="auto" w:fill="EFEFEF"/>
              </w:rPr>
              <w:t>plugins</w:t>
            </w:r>
            <w:r w:rsidRPr="001274DC">
              <w:rPr>
                <w:color w:val="000000"/>
                <w:shd w:val="clear" w:color="auto" w:fill="EFEFEF"/>
              </w:rPr>
              <w:t>&gt;</w:t>
            </w:r>
            <w:r w:rsidRPr="001274DC">
              <w:rPr>
                <w:color w:val="000000"/>
              </w:rPr>
              <w:br/>
              <w:t xml:space="preserve">         </w:t>
            </w:r>
            <w:r w:rsidRPr="001274DC">
              <w:rPr>
                <w:color w:val="000000"/>
                <w:shd w:val="clear" w:color="auto" w:fill="EFEFEF"/>
              </w:rPr>
              <w:t>&lt;</w:t>
            </w:r>
            <w:r w:rsidRPr="001274DC">
              <w:rPr>
                <w:color w:val="000080"/>
                <w:shd w:val="clear" w:color="auto" w:fill="EFEFEF"/>
              </w:rPr>
              <w:t>plugin</w:t>
            </w:r>
            <w:r w:rsidRPr="001274DC">
              <w:rPr>
                <w:color w:val="000000"/>
                <w:shd w:val="clear" w:color="auto" w:fill="EFEFEF"/>
              </w:rPr>
              <w:t>&gt;</w:t>
            </w:r>
            <w:r w:rsidRPr="001274DC">
              <w:rPr>
                <w:color w:val="000000"/>
              </w:rPr>
              <w:br/>
              <w:t xml:space="preserve">            </w:t>
            </w:r>
            <w:r w:rsidRPr="001274DC">
              <w:rPr>
                <w:color w:val="000000"/>
                <w:shd w:val="clear" w:color="auto" w:fill="EFEFEF"/>
              </w:rPr>
              <w:t>&lt;</w:t>
            </w:r>
            <w:proofErr w:type="spellStart"/>
            <w:r w:rsidRPr="001274DC">
              <w:rPr>
                <w:color w:val="000080"/>
                <w:shd w:val="clear" w:color="auto" w:fill="EFEFEF"/>
              </w:rPr>
              <w:t>groupId</w:t>
            </w:r>
            <w:proofErr w:type="spellEnd"/>
            <w:r w:rsidRPr="001274DC">
              <w:rPr>
                <w:color w:val="000000"/>
                <w:shd w:val="clear" w:color="auto" w:fill="EFEFEF"/>
              </w:rPr>
              <w:t>&gt;</w:t>
            </w:r>
            <w:proofErr w:type="spellStart"/>
            <w:r w:rsidRPr="001274DC">
              <w:rPr>
                <w:color w:val="000000"/>
              </w:rPr>
              <w:t>org.springframework.boot</w:t>
            </w:r>
            <w:proofErr w:type="spellEnd"/>
            <w:r w:rsidRPr="001274DC">
              <w:rPr>
                <w:color w:val="000000"/>
                <w:shd w:val="clear" w:color="auto" w:fill="EFEFEF"/>
              </w:rPr>
              <w:t>&lt;/</w:t>
            </w:r>
            <w:proofErr w:type="spellStart"/>
            <w:r w:rsidRPr="001274DC">
              <w:rPr>
                <w:color w:val="000080"/>
                <w:shd w:val="clear" w:color="auto" w:fill="EFEFEF"/>
              </w:rPr>
              <w:t>groupId</w:t>
            </w:r>
            <w:proofErr w:type="spellEnd"/>
            <w:r w:rsidRPr="001274DC">
              <w:rPr>
                <w:color w:val="000000"/>
                <w:shd w:val="clear" w:color="auto" w:fill="EFEFEF"/>
              </w:rPr>
              <w:t>&gt;</w:t>
            </w:r>
            <w:r w:rsidRPr="001274DC">
              <w:rPr>
                <w:color w:val="000000"/>
              </w:rPr>
              <w:br/>
              <w:t xml:space="preserve">            </w:t>
            </w:r>
            <w:r w:rsidRPr="001274DC">
              <w:rPr>
                <w:color w:val="000000"/>
                <w:shd w:val="clear" w:color="auto" w:fill="EFEFEF"/>
              </w:rPr>
              <w:t>&lt;</w:t>
            </w:r>
            <w:proofErr w:type="spellStart"/>
            <w:r w:rsidRPr="001274DC">
              <w:rPr>
                <w:color w:val="000080"/>
                <w:shd w:val="clear" w:color="auto" w:fill="EFEFEF"/>
              </w:rPr>
              <w:t>artifactId</w:t>
            </w:r>
            <w:proofErr w:type="spellEnd"/>
            <w:r w:rsidRPr="001274DC">
              <w:rPr>
                <w:color w:val="000000"/>
                <w:shd w:val="clear" w:color="auto" w:fill="EFEFEF"/>
              </w:rPr>
              <w:t>&gt;</w:t>
            </w:r>
            <w:r w:rsidRPr="001274DC">
              <w:rPr>
                <w:color w:val="000000"/>
              </w:rPr>
              <w:t>spring-boot-maven-plugin</w:t>
            </w:r>
            <w:r w:rsidRPr="001274DC">
              <w:rPr>
                <w:color w:val="000000"/>
                <w:shd w:val="clear" w:color="auto" w:fill="EFEFEF"/>
              </w:rPr>
              <w:t>&lt;/</w:t>
            </w:r>
            <w:proofErr w:type="spellStart"/>
            <w:r w:rsidRPr="001274DC">
              <w:rPr>
                <w:color w:val="000080"/>
                <w:shd w:val="clear" w:color="auto" w:fill="EFEFEF"/>
              </w:rPr>
              <w:t>artifactId</w:t>
            </w:r>
            <w:proofErr w:type="spellEnd"/>
            <w:r w:rsidRPr="001274DC">
              <w:rPr>
                <w:color w:val="000000"/>
                <w:shd w:val="clear" w:color="auto" w:fill="EFEFEF"/>
              </w:rPr>
              <w:t>&gt;</w:t>
            </w:r>
            <w:r w:rsidRPr="001274DC">
              <w:rPr>
                <w:color w:val="000000"/>
              </w:rPr>
              <w:br/>
              <w:t xml:space="preserve">         </w:t>
            </w:r>
            <w:r w:rsidRPr="001274DC">
              <w:rPr>
                <w:color w:val="000000"/>
                <w:shd w:val="clear" w:color="auto" w:fill="EFEFEF"/>
              </w:rPr>
              <w:t>&lt;/</w:t>
            </w:r>
            <w:r w:rsidRPr="001274DC">
              <w:rPr>
                <w:color w:val="000080"/>
                <w:shd w:val="clear" w:color="auto" w:fill="EFEFEF"/>
              </w:rPr>
              <w:t>plugin</w:t>
            </w:r>
            <w:r w:rsidRPr="001274DC">
              <w:rPr>
                <w:color w:val="000000"/>
                <w:shd w:val="clear" w:color="auto" w:fill="EFEFEF"/>
              </w:rPr>
              <w:t>&gt;</w:t>
            </w:r>
            <w:r w:rsidRPr="001274DC">
              <w:rPr>
                <w:color w:val="000000"/>
              </w:rPr>
              <w:br/>
              <w:t xml:space="preserve">      </w:t>
            </w:r>
            <w:r w:rsidRPr="001274DC">
              <w:rPr>
                <w:color w:val="000000"/>
                <w:shd w:val="clear" w:color="auto" w:fill="EFEFEF"/>
              </w:rPr>
              <w:t>&lt;/</w:t>
            </w:r>
            <w:r w:rsidRPr="001274DC">
              <w:rPr>
                <w:color w:val="000080"/>
                <w:shd w:val="clear" w:color="auto" w:fill="EFEFEF"/>
              </w:rPr>
              <w:t>plugins</w:t>
            </w:r>
            <w:r w:rsidRPr="001274DC">
              <w:rPr>
                <w:color w:val="000000"/>
                <w:shd w:val="clear" w:color="auto" w:fill="EFEFEF"/>
              </w:rPr>
              <w:t>&gt;</w:t>
            </w:r>
            <w:r w:rsidRPr="001274DC">
              <w:rPr>
                <w:color w:val="000000"/>
              </w:rPr>
              <w:br/>
              <w:t xml:space="preserve">   </w:t>
            </w:r>
            <w:r w:rsidRPr="001274DC">
              <w:rPr>
                <w:color w:val="000000"/>
                <w:shd w:val="clear" w:color="auto" w:fill="EFEFEF"/>
              </w:rPr>
              <w:t>&lt;/</w:t>
            </w:r>
            <w:r w:rsidRPr="001274DC">
              <w:rPr>
                <w:color w:val="000080"/>
                <w:shd w:val="clear" w:color="auto" w:fill="EFEFEF"/>
              </w:rPr>
              <w:t>build</w:t>
            </w:r>
            <w:r w:rsidRPr="001274DC">
              <w:rPr>
                <w:color w:val="000000"/>
                <w:shd w:val="clear" w:color="auto" w:fill="EFEFEF"/>
              </w:rPr>
              <w:t>&gt;</w:t>
            </w:r>
            <w:r w:rsidRPr="001274DC">
              <w:rPr>
                <w:color w:val="000000"/>
              </w:rPr>
              <w:br/>
            </w:r>
            <w:r w:rsidRPr="001274DC">
              <w:rPr>
                <w:color w:val="000000"/>
                <w:shd w:val="clear" w:color="auto" w:fill="EFEFEF"/>
              </w:rPr>
              <w:t>&lt;/</w:t>
            </w:r>
            <w:r w:rsidRPr="001274DC">
              <w:rPr>
                <w:color w:val="000080"/>
                <w:shd w:val="clear" w:color="auto" w:fill="EFEFEF"/>
              </w:rPr>
              <w:t>project</w:t>
            </w:r>
            <w:r w:rsidRPr="001274DC">
              <w:rPr>
                <w:color w:val="000000"/>
                <w:shd w:val="clear" w:color="auto" w:fill="EFEFEF"/>
              </w:rPr>
              <w:t>&gt;</w:t>
            </w:r>
          </w:p>
          <w:p w:rsidR="00F62C2D" w:rsidRPr="007D2DDA" w:rsidRDefault="00F62C2D" w:rsidP="00F62C2D">
            <w:pPr>
              <w:pStyle w:val="af"/>
              <w:rPr>
                <w:sz w:val="28"/>
              </w:rPr>
            </w:pPr>
          </w:p>
        </w:tc>
      </w:tr>
    </w:tbl>
    <w:p w:rsidR="00F62C2D" w:rsidRDefault="00F62C2D" w:rsidP="00A24B68">
      <w:pPr>
        <w:rPr>
          <w:sz w:val="28"/>
        </w:rPr>
      </w:pPr>
      <w:r>
        <w:rPr>
          <w:rFonts w:hint="eastAsia"/>
          <w:sz w:val="28"/>
        </w:rPr>
        <w:lastRenderedPageBreak/>
        <w:t>其他的类，要重新</w:t>
      </w:r>
      <w:proofErr w:type="gramStart"/>
      <w:r>
        <w:rPr>
          <w:rFonts w:hint="eastAsia"/>
          <w:sz w:val="28"/>
        </w:rPr>
        <w:t>引一下</w:t>
      </w:r>
      <w:proofErr w:type="gramEnd"/>
      <w:r>
        <w:rPr>
          <w:rFonts w:hint="eastAsia"/>
          <w:sz w:val="28"/>
        </w:rPr>
        <w:t>包</w:t>
      </w:r>
    </w:p>
    <w:tbl>
      <w:tblPr>
        <w:tblStyle w:val="ad"/>
        <w:tblW w:w="0" w:type="auto"/>
        <w:tblLook w:val="04A0" w:firstRow="1" w:lastRow="0" w:firstColumn="1" w:lastColumn="0" w:noHBand="0" w:noVBand="1"/>
      </w:tblPr>
      <w:tblGrid>
        <w:gridCol w:w="8522"/>
      </w:tblGrid>
      <w:tr w:rsidR="000105D1" w:rsidTr="000105D1">
        <w:tc>
          <w:tcPr>
            <w:tcW w:w="8522" w:type="dxa"/>
          </w:tcPr>
          <w:p w:rsidR="000105D1" w:rsidRDefault="000105D1" w:rsidP="00A24B68">
            <w:pPr>
              <w:rPr>
                <w:sz w:val="28"/>
              </w:rPr>
            </w:pPr>
            <w:r>
              <w:rPr>
                <w:rFonts w:hint="eastAsia"/>
                <w:sz w:val="28"/>
              </w:rPr>
              <w:t xml:space="preserve">1 </w:t>
            </w:r>
            <w:r>
              <w:rPr>
                <w:rFonts w:hint="eastAsia"/>
                <w:sz w:val="28"/>
              </w:rPr>
              <w:t>同时要修改</w:t>
            </w:r>
            <w:r>
              <w:rPr>
                <w:rFonts w:hint="eastAsia"/>
                <w:sz w:val="28"/>
              </w:rPr>
              <w:t>bean</w:t>
            </w:r>
            <w:r>
              <w:rPr>
                <w:rFonts w:hint="eastAsia"/>
                <w:sz w:val="28"/>
              </w:rPr>
              <w:t>的引入</w:t>
            </w:r>
          </w:p>
          <w:p w:rsidR="000105D1" w:rsidRDefault="000105D1" w:rsidP="00A24B68">
            <w:pPr>
              <w:rPr>
                <w:sz w:val="28"/>
              </w:rPr>
            </w:pPr>
            <w:r>
              <w:rPr>
                <w:sz w:val="28"/>
              </w:rPr>
              <w:t xml:space="preserve">2 </w:t>
            </w:r>
            <w:r>
              <w:rPr>
                <w:sz w:val="28"/>
              </w:rPr>
              <w:t>同时要修改</w:t>
            </w:r>
            <w:r>
              <w:rPr>
                <w:sz w:val="28"/>
              </w:rPr>
              <w:t>@Service</w:t>
            </w:r>
            <w:r>
              <w:rPr>
                <w:sz w:val="28"/>
              </w:rPr>
              <w:t>和</w:t>
            </w:r>
            <w:r>
              <w:rPr>
                <w:rFonts w:hint="eastAsia"/>
                <w:sz w:val="28"/>
              </w:rPr>
              <w:t>@</w:t>
            </w:r>
            <w:proofErr w:type="spellStart"/>
            <w:r>
              <w:rPr>
                <w:sz w:val="28"/>
              </w:rPr>
              <w:t>Autowrited</w:t>
            </w:r>
            <w:proofErr w:type="spellEnd"/>
            <w:r>
              <w:rPr>
                <w:sz w:val="28"/>
              </w:rPr>
              <w:t>注解</w:t>
            </w:r>
          </w:p>
          <w:p w:rsidR="000105D1" w:rsidRDefault="000105D1" w:rsidP="00A24B68">
            <w:pPr>
              <w:rPr>
                <w:sz w:val="28"/>
              </w:rPr>
            </w:pPr>
            <w:r>
              <w:rPr>
                <w:sz w:val="28"/>
              </w:rPr>
              <w:t xml:space="preserve">3 </w:t>
            </w:r>
            <w:r>
              <w:rPr>
                <w:sz w:val="28"/>
              </w:rPr>
              <w:t>将接口和</w:t>
            </w:r>
            <w:r>
              <w:rPr>
                <w:sz w:val="28"/>
              </w:rPr>
              <w:t>bean</w:t>
            </w:r>
            <w:r>
              <w:rPr>
                <w:sz w:val="28"/>
              </w:rPr>
              <w:t>转移到</w:t>
            </w:r>
            <w:r>
              <w:rPr>
                <w:sz w:val="28"/>
              </w:rPr>
              <w:t>bean</w:t>
            </w:r>
            <w:r>
              <w:rPr>
                <w:sz w:val="28"/>
              </w:rPr>
              <w:t>和</w:t>
            </w:r>
            <w:r>
              <w:rPr>
                <w:sz w:val="28"/>
              </w:rPr>
              <w:t>interface</w:t>
            </w:r>
            <w:r>
              <w:rPr>
                <w:sz w:val="28"/>
              </w:rPr>
              <w:t>项目中</w:t>
            </w:r>
          </w:p>
          <w:p w:rsidR="006C6267" w:rsidRDefault="006C6267" w:rsidP="00A24B68">
            <w:pPr>
              <w:rPr>
                <w:sz w:val="28"/>
              </w:rPr>
            </w:pPr>
            <w:r>
              <w:rPr>
                <w:rFonts w:hint="eastAsia"/>
                <w:sz w:val="28"/>
              </w:rPr>
              <w:lastRenderedPageBreak/>
              <w:t>4</w:t>
            </w:r>
            <w:r>
              <w:rPr>
                <w:sz w:val="28"/>
              </w:rPr>
              <w:t xml:space="preserve"> </w:t>
            </w:r>
            <w:r>
              <w:rPr>
                <w:sz w:val="28"/>
              </w:rPr>
              <w:t>原来</w:t>
            </w:r>
            <w:r>
              <w:rPr>
                <w:sz w:val="28"/>
              </w:rPr>
              <w:t>user-manage</w:t>
            </w:r>
            <w:r>
              <w:rPr>
                <w:sz w:val="28"/>
              </w:rPr>
              <w:t>中的</w:t>
            </w:r>
            <w:r>
              <w:rPr>
                <w:sz w:val="28"/>
              </w:rPr>
              <w:t>mapper</w:t>
            </w:r>
            <w:r>
              <w:rPr>
                <w:sz w:val="28"/>
              </w:rPr>
              <w:t>，</w:t>
            </w:r>
            <w:r>
              <w:rPr>
                <w:sz w:val="28"/>
              </w:rPr>
              <w:t>service</w:t>
            </w:r>
            <w:r>
              <w:rPr>
                <w:sz w:val="28"/>
              </w:rPr>
              <w:t>接口，和实现类中的引用</w:t>
            </w:r>
            <w:r>
              <w:rPr>
                <w:sz w:val="28"/>
              </w:rPr>
              <w:t>bean</w:t>
            </w:r>
            <w:r>
              <w:rPr>
                <w:sz w:val="28"/>
              </w:rPr>
              <w:t>类的位置需要修改</w:t>
            </w:r>
          </w:p>
          <w:p w:rsidR="006C6267" w:rsidRPr="006C6267" w:rsidRDefault="006C6267" w:rsidP="006C626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eastAsia="宋体" w:hAnsi="宋体" w:cs="宋体"/>
                <w:color w:val="FF0000"/>
                <w:kern w:val="0"/>
                <w:sz w:val="24"/>
                <w:szCs w:val="24"/>
              </w:rPr>
            </w:pPr>
            <w:r w:rsidRPr="006C6267">
              <w:rPr>
                <w:rFonts w:ascii="宋体" w:eastAsia="宋体" w:hAnsi="宋体" w:cs="宋体" w:hint="eastAsia"/>
                <w:bCs/>
                <w:color w:val="FF0000"/>
                <w:kern w:val="0"/>
                <w:sz w:val="24"/>
                <w:szCs w:val="24"/>
              </w:rPr>
              <w:t xml:space="preserve">import </w:t>
            </w:r>
            <w:proofErr w:type="spellStart"/>
            <w:r w:rsidRPr="006C6267">
              <w:rPr>
                <w:rFonts w:ascii="宋体" w:eastAsia="宋体" w:hAnsi="宋体" w:cs="宋体" w:hint="eastAsia"/>
                <w:color w:val="FF0000"/>
                <w:kern w:val="0"/>
                <w:sz w:val="24"/>
                <w:szCs w:val="24"/>
              </w:rPr>
              <w:t>com.atguigu.gmall.usermanage.bean.UserInfo</w:t>
            </w:r>
            <w:proofErr w:type="spellEnd"/>
            <w:r w:rsidRPr="006C6267">
              <w:rPr>
                <w:rFonts w:ascii="宋体" w:eastAsia="宋体" w:hAnsi="宋体" w:cs="宋体" w:hint="eastAsia"/>
                <w:color w:val="FF0000"/>
                <w:kern w:val="0"/>
                <w:sz w:val="24"/>
                <w:szCs w:val="24"/>
              </w:rPr>
              <w:t>;</w:t>
            </w:r>
          </w:p>
          <w:p w:rsidR="006C6267" w:rsidRPr="006C6267" w:rsidRDefault="006C6267" w:rsidP="006C626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eastAsia="宋体" w:hAnsi="宋体" w:cs="宋体"/>
                <w:color w:val="000000" w:themeColor="text1"/>
                <w:kern w:val="0"/>
                <w:sz w:val="24"/>
                <w:szCs w:val="24"/>
              </w:rPr>
            </w:pPr>
            <w:r w:rsidRPr="006C6267">
              <w:rPr>
                <w:rFonts w:ascii="宋体" w:eastAsia="宋体" w:hAnsi="宋体" w:cs="宋体" w:hint="eastAsia"/>
                <w:bCs/>
                <w:color w:val="000000" w:themeColor="text1"/>
                <w:kern w:val="0"/>
                <w:sz w:val="24"/>
                <w:szCs w:val="24"/>
              </w:rPr>
              <w:t xml:space="preserve">import </w:t>
            </w:r>
            <w:proofErr w:type="spellStart"/>
            <w:r w:rsidRPr="006C6267">
              <w:rPr>
                <w:rFonts w:ascii="宋体" w:eastAsia="宋体" w:hAnsi="宋体" w:cs="宋体" w:hint="eastAsia"/>
                <w:color w:val="000000" w:themeColor="text1"/>
                <w:kern w:val="0"/>
                <w:sz w:val="24"/>
                <w:szCs w:val="24"/>
              </w:rPr>
              <w:t>com.atguigu.gmall.bean.UserInfo</w:t>
            </w:r>
            <w:proofErr w:type="spellEnd"/>
            <w:r w:rsidRPr="006C6267">
              <w:rPr>
                <w:rFonts w:ascii="宋体" w:eastAsia="宋体" w:hAnsi="宋体" w:cs="宋体" w:hint="eastAsia"/>
                <w:color w:val="000000" w:themeColor="text1"/>
                <w:kern w:val="0"/>
                <w:sz w:val="24"/>
                <w:szCs w:val="24"/>
              </w:rPr>
              <w:t>;</w:t>
            </w:r>
          </w:p>
          <w:p w:rsidR="006C6267" w:rsidRPr="006C6267" w:rsidRDefault="00FC62DE" w:rsidP="00A24B68">
            <w:pPr>
              <w:rPr>
                <w:sz w:val="28"/>
              </w:rPr>
            </w:pPr>
            <w:r>
              <w:rPr>
                <w:rFonts w:hint="eastAsia"/>
                <w:sz w:val="28"/>
              </w:rPr>
              <w:t>5</w:t>
            </w:r>
            <w:r>
              <w:rPr>
                <w:sz w:val="28"/>
              </w:rPr>
              <w:t xml:space="preserve"> </w:t>
            </w:r>
            <w:r w:rsidR="00D36DB8">
              <w:rPr>
                <w:sz w:val="28"/>
              </w:rPr>
              <w:t>重</w:t>
            </w:r>
            <w:r>
              <w:rPr>
                <w:sz w:val="28"/>
              </w:rPr>
              <w:t>新安装</w:t>
            </w:r>
            <w:r>
              <w:rPr>
                <w:sz w:val="28"/>
              </w:rPr>
              <w:t>maven</w:t>
            </w:r>
          </w:p>
        </w:tc>
      </w:tr>
    </w:tbl>
    <w:p w:rsidR="00AE58B2" w:rsidRDefault="00AE58B2" w:rsidP="00AE58B2">
      <w:pPr>
        <w:rPr>
          <w:sz w:val="28"/>
        </w:rPr>
      </w:pPr>
    </w:p>
    <w:p w:rsidR="003336EF" w:rsidRDefault="00CE5B92" w:rsidP="004A1FFE">
      <w:pPr>
        <w:pStyle w:val="3"/>
      </w:pPr>
      <w:r>
        <w:rPr>
          <w:rFonts w:hint="eastAsia"/>
        </w:rPr>
        <w:t>6</w:t>
      </w:r>
      <w:r w:rsidR="00D92575">
        <w:rPr>
          <w:rFonts w:hint="eastAsia"/>
        </w:rPr>
        <w:t xml:space="preserve"> </w:t>
      </w:r>
      <w:r w:rsidR="003336EF">
        <w:rPr>
          <w:rFonts w:hint="eastAsia"/>
        </w:rPr>
        <w:t>继续开发</w:t>
      </w:r>
      <w:proofErr w:type="spellStart"/>
      <w:r w:rsidR="006E0557">
        <w:rPr>
          <w:rFonts w:hint="eastAsia"/>
        </w:rPr>
        <w:t>gmall</w:t>
      </w:r>
      <w:proofErr w:type="spellEnd"/>
      <w:r w:rsidR="006E0557">
        <w:rPr>
          <w:rFonts w:hint="eastAsia"/>
        </w:rPr>
        <w:t>-</w:t>
      </w:r>
      <w:r w:rsidR="00EB5300">
        <w:rPr>
          <w:rFonts w:hint="eastAsia"/>
        </w:rPr>
        <w:t>XXX</w:t>
      </w:r>
      <w:r w:rsidR="003336EF">
        <w:rPr>
          <w:rFonts w:hint="eastAsia"/>
        </w:rPr>
        <w:t>-web</w:t>
      </w:r>
      <w:r w:rsidR="003336EF">
        <w:rPr>
          <w:rFonts w:hint="eastAsia"/>
        </w:rPr>
        <w:t>模块</w:t>
      </w:r>
    </w:p>
    <w:p w:rsidR="003336EF" w:rsidRDefault="006C7946" w:rsidP="00A24B68">
      <w:pPr>
        <w:rPr>
          <w:sz w:val="28"/>
        </w:rPr>
      </w:pPr>
      <w:r>
        <w:rPr>
          <w:rFonts w:hint="eastAsia"/>
          <w:sz w:val="28"/>
        </w:rPr>
        <w:t>xxx</w:t>
      </w:r>
      <w:r w:rsidR="003336EF">
        <w:rPr>
          <w:rFonts w:hint="eastAsia"/>
          <w:sz w:val="28"/>
        </w:rPr>
        <w:t>-web</w:t>
      </w:r>
      <w:r w:rsidR="003336EF">
        <w:rPr>
          <w:rFonts w:hint="eastAsia"/>
          <w:sz w:val="28"/>
        </w:rPr>
        <w:t>的</w:t>
      </w:r>
      <w:r w:rsidR="003336EF">
        <w:rPr>
          <w:rFonts w:hint="eastAsia"/>
          <w:sz w:val="28"/>
        </w:rPr>
        <w:t>pom.xml</w:t>
      </w:r>
    </w:p>
    <w:tbl>
      <w:tblPr>
        <w:tblStyle w:val="ad"/>
        <w:tblW w:w="0" w:type="auto"/>
        <w:tblLook w:val="04A0" w:firstRow="1" w:lastRow="0" w:firstColumn="1" w:lastColumn="0" w:noHBand="0" w:noVBand="1"/>
      </w:tblPr>
      <w:tblGrid>
        <w:gridCol w:w="8522"/>
      </w:tblGrid>
      <w:tr w:rsidR="00291909" w:rsidTr="00291909">
        <w:tc>
          <w:tcPr>
            <w:tcW w:w="8522" w:type="dxa"/>
          </w:tcPr>
          <w:p w:rsidR="00F100F9" w:rsidRDefault="00F100F9" w:rsidP="00F100F9">
            <w:pPr>
              <w:pStyle w:val="af"/>
              <w:rPr>
                <w:color w:val="000000"/>
              </w:rPr>
            </w:pPr>
            <w:r>
              <w:rPr>
                <w:i/>
                <w:iCs/>
                <w:color w:val="000000"/>
              </w:rPr>
              <w:t>&lt;?</w:t>
            </w:r>
            <w:r>
              <w:rPr>
                <w:color w:val="0000FF"/>
                <w:shd w:val="clear" w:color="auto" w:fill="EFEFEF"/>
              </w:rPr>
              <w:t>xml version</w:t>
            </w:r>
            <w:r>
              <w:rPr>
                <w:shd w:val="clear" w:color="auto" w:fill="EFEFEF"/>
              </w:rPr>
              <w:t xml:space="preserve">="1.0" </w:t>
            </w:r>
            <w:r>
              <w:rPr>
                <w:color w:val="0000FF"/>
                <w:shd w:val="clear" w:color="auto" w:fill="EFEFEF"/>
              </w:rPr>
              <w:t>encoding</w:t>
            </w:r>
            <w:r>
              <w:rPr>
                <w:shd w:val="clear" w:color="auto" w:fill="EFEFEF"/>
              </w:rPr>
              <w:t>="UTF-8"</w:t>
            </w:r>
            <w:r>
              <w:rPr>
                <w:i/>
                <w:iCs/>
                <w:color w:val="000000"/>
              </w:rPr>
              <w:t>?&gt;</w:t>
            </w:r>
            <w:r>
              <w:rPr>
                <w:i/>
                <w:iCs/>
                <w:color w:val="000000"/>
              </w:rPr>
              <w:br/>
            </w:r>
            <w:r>
              <w:rPr>
                <w:color w:val="000000"/>
                <w:shd w:val="clear" w:color="auto" w:fill="EFEFEF"/>
              </w:rPr>
              <w:t>&lt;</w:t>
            </w:r>
            <w:r>
              <w:rPr>
                <w:color w:val="000080"/>
                <w:shd w:val="clear" w:color="auto" w:fill="EFEFEF"/>
              </w:rPr>
              <w:t xml:space="preserve">project </w:t>
            </w:r>
            <w:proofErr w:type="spellStart"/>
            <w:r>
              <w:rPr>
                <w:color w:val="0000FF"/>
                <w:shd w:val="clear" w:color="auto" w:fill="EFEFEF"/>
              </w:rPr>
              <w:t>xmlns</w:t>
            </w:r>
            <w:proofErr w:type="spellEnd"/>
            <w:r>
              <w:rPr>
                <w:shd w:val="clear" w:color="auto" w:fill="EFEFEF"/>
              </w:rPr>
              <w:t xml:space="preserve">="http://maven.apache.org/POM/4.0.0" </w:t>
            </w:r>
            <w:proofErr w:type="spellStart"/>
            <w:r>
              <w:rPr>
                <w:color w:val="0000FF"/>
                <w:shd w:val="clear" w:color="auto" w:fill="EFEFEF"/>
              </w:rPr>
              <w:t>xmlns:</w:t>
            </w:r>
            <w:r>
              <w:rPr>
                <w:color w:val="660E7A"/>
                <w:shd w:val="clear" w:color="auto" w:fill="EFEFEF"/>
              </w:rPr>
              <w:t>xsi</w:t>
            </w:r>
            <w:proofErr w:type="spellEnd"/>
            <w:r>
              <w:rPr>
                <w:shd w:val="clear" w:color="auto" w:fill="EFEFEF"/>
              </w:rPr>
              <w:t>="http://www.w3.org/2001/XMLSchema-instance"</w:t>
            </w:r>
            <w:r>
              <w:rPr>
                <w:shd w:val="clear" w:color="auto" w:fill="EFEFEF"/>
              </w:rPr>
              <w:br/>
              <w:t xml:space="preserve">   </w:t>
            </w:r>
            <w:proofErr w:type="spellStart"/>
            <w:r>
              <w:rPr>
                <w:color w:val="660E7A"/>
                <w:shd w:val="clear" w:color="auto" w:fill="EFEFEF"/>
              </w:rPr>
              <w:t>xsi</w:t>
            </w:r>
            <w:r>
              <w:rPr>
                <w:color w:val="0000FF"/>
                <w:shd w:val="clear" w:color="auto" w:fill="EFEFEF"/>
              </w:rPr>
              <w:t>:schemaLocation</w:t>
            </w:r>
            <w:proofErr w:type="spellEnd"/>
            <w:r>
              <w:rPr>
                <w:shd w:val="clear" w:color="auto" w:fill="EFEFEF"/>
              </w:rPr>
              <w:t>="http://maven.apache.org/POM/4.0.0 http://maven.apache.org/xsd/maven-4.0.0.xsd"</w:t>
            </w:r>
            <w:r>
              <w:rPr>
                <w:color w:val="000000"/>
                <w:shd w:val="clear" w:color="auto" w:fill="EFEFEF"/>
              </w:rPr>
              <w:t>&gt;</w:t>
            </w:r>
            <w:r>
              <w:rPr>
                <w:color w:val="000000"/>
              </w:rPr>
              <w:br/>
              <w:t xml:space="preserve">   </w:t>
            </w:r>
            <w:r>
              <w:rPr>
                <w:color w:val="000000"/>
                <w:shd w:val="clear" w:color="auto" w:fill="EFEFEF"/>
              </w:rPr>
              <w:t>&lt;</w:t>
            </w:r>
            <w:proofErr w:type="spellStart"/>
            <w:r>
              <w:rPr>
                <w:color w:val="000080"/>
                <w:shd w:val="clear" w:color="auto" w:fill="EFEFEF"/>
              </w:rPr>
              <w:t>modelVersion</w:t>
            </w:r>
            <w:proofErr w:type="spellEnd"/>
            <w:r>
              <w:rPr>
                <w:color w:val="000000"/>
                <w:shd w:val="clear" w:color="auto" w:fill="EFEFEF"/>
              </w:rPr>
              <w:t>&gt;</w:t>
            </w:r>
            <w:r>
              <w:rPr>
                <w:color w:val="000000"/>
              </w:rPr>
              <w:t>4.0.0</w:t>
            </w:r>
            <w:r>
              <w:rPr>
                <w:color w:val="000000"/>
                <w:shd w:val="clear" w:color="auto" w:fill="EFEFEF"/>
              </w:rPr>
              <w:t>&lt;/</w:t>
            </w:r>
            <w:proofErr w:type="spellStart"/>
            <w:r>
              <w:rPr>
                <w:color w:val="000080"/>
                <w:shd w:val="clear" w:color="auto" w:fill="EFEFEF"/>
              </w:rPr>
              <w:t>modelVersion</w:t>
            </w:r>
            <w:proofErr w:type="spellEnd"/>
            <w:r>
              <w:rPr>
                <w:color w:val="000000"/>
                <w:shd w:val="clear" w:color="auto" w:fill="EFEFEF"/>
              </w:rPr>
              <w:t>&gt;</w:t>
            </w:r>
            <w:r>
              <w:rPr>
                <w:color w:val="000000"/>
              </w:rPr>
              <w:br/>
            </w:r>
            <w:r>
              <w:rPr>
                <w:color w:val="000000"/>
              </w:rPr>
              <w:br/>
              <w:t xml:space="preserve">   </w:t>
            </w:r>
            <w:r>
              <w:rPr>
                <w:color w:val="000000"/>
                <w:shd w:val="clear" w:color="auto" w:fill="EFEFEF"/>
              </w:rPr>
              <w:t>&lt;</w:t>
            </w:r>
            <w:proofErr w:type="spellStart"/>
            <w:r>
              <w:rPr>
                <w:color w:val="000080"/>
                <w:shd w:val="clear" w:color="auto" w:fill="EFEFEF"/>
              </w:rPr>
              <w:t>groupId</w:t>
            </w:r>
            <w:proofErr w:type="spellEnd"/>
            <w:r>
              <w:rPr>
                <w:color w:val="000000"/>
                <w:shd w:val="clear" w:color="auto" w:fill="EFEFEF"/>
              </w:rPr>
              <w:t>&gt;</w:t>
            </w:r>
            <w:proofErr w:type="spellStart"/>
            <w:r>
              <w:rPr>
                <w:color w:val="000000"/>
              </w:rPr>
              <w:t>com.atguigu.gmall</w:t>
            </w:r>
            <w:proofErr w:type="spellEnd"/>
            <w:r>
              <w:rPr>
                <w:color w:val="000000"/>
                <w:shd w:val="clear" w:color="auto" w:fill="EFEFEF"/>
              </w:rPr>
              <w:t>&lt;/</w:t>
            </w:r>
            <w:proofErr w:type="spellStart"/>
            <w:r>
              <w:rPr>
                <w:color w:val="000080"/>
                <w:shd w:val="clear" w:color="auto" w:fill="EFEFEF"/>
              </w:rPr>
              <w:t>groupId</w:t>
            </w:r>
            <w:proofErr w:type="spellEnd"/>
            <w:r>
              <w:rPr>
                <w:color w:val="000000"/>
                <w:shd w:val="clear" w:color="auto" w:fill="EFEFEF"/>
              </w:rPr>
              <w:t>&gt;</w:t>
            </w:r>
            <w:r>
              <w:rPr>
                <w:color w:val="000000"/>
              </w:rPr>
              <w:br/>
              <w:t xml:space="preserve">   </w:t>
            </w:r>
            <w:r>
              <w:rPr>
                <w:color w:val="000000"/>
                <w:shd w:val="clear" w:color="auto" w:fill="EFEFEF"/>
              </w:rPr>
              <w:t>&lt;</w:t>
            </w:r>
            <w:proofErr w:type="spellStart"/>
            <w:r>
              <w:rPr>
                <w:color w:val="000080"/>
                <w:shd w:val="clear" w:color="auto" w:fill="EFEFEF"/>
              </w:rPr>
              <w:t>artifactId</w:t>
            </w:r>
            <w:proofErr w:type="spellEnd"/>
            <w:r>
              <w:rPr>
                <w:color w:val="000000"/>
                <w:shd w:val="clear" w:color="auto" w:fill="EFEFEF"/>
              </w:rPr>
              <w:t>&gt;</w:t>
            </w:r>
            <w:proofErr w:type="spellStart"/>
            <w:r>
              <w:rPr>
                <w:color w:val="000000"/>
              </w:rPr>
              <w:t>gmall</w:t>
            </w:r>
            <w:proofErr w:type="spellEnd"/>
            <w:r>
              <w:rPr>
                <w:color w:val="000000"/>
              </w:rPr>
              <w:t>-order-web</w:t>
            </w:r>
            <w:r>
              <w:rPr>
                <w:color w:val="000000"/>
                <w:shd w:val="clear" w:color="auto" w:fill="EFEFEF"/>
              </w:rPr>
              <w:t>&lt;/</w:t>
            </w:r>
            <w:proofErr w:type="spellStart"/>
            <w:r>
              <w:rPr>
                <w:color w:val="000080"/>
                <w:shd w:val="clear" w:color="auto" w:fill="EFEFEF"/>
              </w:rPr>
              <w:t>artifactId</w:t>
            </w:r>
            <w:proofErr w:type="spellEnd"/>
            <w:r>
              <w:rPr>
                <w:color w:val="000000"/>
                <w:shd w:val="clear" w:color="auto" w:fill="EFEFEF"/>
              </w:rPr>
              <w:t>&gt;</w:t>
            </w:r>
            <w:r>
              <w:rPr>
                <w:color w:val="000000"/>
              </w:rPr>
              <w:br/>
              <w:t xml:space="preserve">   </w:t>
            </w:r>
            <w:r>
              <w:rPr>
                <w:color w:val="000000"/>
                <w:shd w:val="clear" w:color="auto" w:fill="EFEFEF"/>
              </w:rPr>
              <w:t>&lt;</w:t>
            </w:r>
            <w:r>
              <w:rPr>
                <w:color w:val="000080"/>
                <w:shd w:val="clear" w:color="auto" w:fill="EFEFEF"/>
              </w:rPr>
              <w:t>version</w:t>
            </w:r>
            <w:r>
              <w:rPr>
                <w:color w:val="000000"/>
                <w:shd w:val="clear" w:color="auto" w:fill="EFEFEF"/>
              </w:rPr>
              <w:t>&gt;</w:t>
            </w:r>
            <w:r>
              <w:rPr>
                <w:color w:val="000000"/>
              </w:rPr>
              <w:t>0.0.1-SNAPSHOT</w:t>
            </w:r>
            <w:r>
              <w:rPr>
                <w:color w:val="000000"/>
                <w:shd w:val="clear" w:color="auto" w:fill="EFEFEF"/>
              </w:rPr>
              <w:t>&lt;/</w:t>
            </w:r>
            <w:r>
              <w:rPr>
                <w:color w:val="000080"/>
                <w:shd w:val="clear" w:color="auto" w:fill="EFEFEF"/>
              </w:rPr>
              <w:t>version</w:t>
            </w:r>
            <w:r>
              <w:rPr>
                <w:color w:val="000000"/>
                <w:shd w:val="clear" w:color="auto" w:fill="EFEFEF"/>
              </w:rPr>
              <w:t>&gt;</w:t>
            </w:r>
            <w:r>
              <w:rPr>
                <w:color w:val="000000"/>
              </w:rPr>
              <w:br/>
              <w:t xml:space="preserve">   </w:t>
            </w:r>
            <w:r>
              <w:rPr>
                <w:color w:val="000000"/>
                <w:shd w:val="clear" w:color="auto" w:fill="EFEFEF"/>
              </w:rPr>
              <w:t>&lt;</w:t>
            </w:r>
            <w:r>
              <w:rPr>
                <w:color w:val="000080"/>
                <w:shd w:val="clear" w:color="auto" w:fill="EFEFEF"/>
              </w:rPr>
              <w:t>packaging</w:t>
            </w:r>
            <w:r>
              <w:rPr>
                <w:color w:val="000000"/>
                <w:shd w:val="clear" w:color="auto" w:fill="EFEFEF"/>
              </w:rPr>
              <w:t>&gt;</w:t>
            </w:r>
            <w:r>
              <w:rPr>
                <w:color w:val="000000"/>
              </w:rPr>
              <w:t>jar</w:t>
            </w:r>
            <w:r>
              <w:rPr>
                <w:color w:val="000000"/>
                <w:shd w:val="clear" w:color="auto" w:fill="EFEFEF"/>
              </w:rPr>
              <w:t>&lt;/</w:t>
            </w:r>
            <w:r>
              <w:rPr>
                <w:color w:val="000080"/>
                <w:shd w:val="clear" w:color="auto" w:fill="EFEFEF"/>
              </w:rPr>
              <w:t>packaging</w:t>
            </w:r>
            <w:r>
              <w:rPr>
                <w:color w:val="000000"/>
                <w:shd w:val="clear" w:color="auto" w:fill="EFEFEF"/>
              </w:rPr>
              <w:t>&gt;</w:t>
            </w:r>
            <w:r>
              <w:rPr>
                <w:color w:val="000000"/>
              </w:rPr>
              <w:br/>
            </w:r>
            <w:r>
              <w:rPr>
                <w:color w:val="000000"/>
              </w:rPr>
              <w:br/>
              <w:t xml:space="preserve">   </w:t>
            </w:r>
            <w:r>
              <w:rPr>
                <w:color w:val="000000"/>
                <w:shd w:val="clear" w:color="auto" w:fill="EFEFEF"/>
              </w:rPr>
              <w:t>&lt;</w:t>
            </w:r>
            <w:r>
              <w:rPr>
                <w:color w:val="000080"/>
                <w:shd w:val="clear" w:color="auto" w:fill="EFEFEF"/>
              </w:rPr>
              <w:t>name</w:t>
            </w:r>
            <w:r>
              <w:rPr>
                <w:color w:val="000000"/>
                <w:shd w:val="clear" w:color="auto" w:fill="EFEFEF"/>
              </w:rPr>
              <w:t>&gt;</w:t>
            </w:r>
            <w:proofErr w:type="spellStart"/>
            <w:r>
              <w:rPr>
                <w:color w:val="000000"/>
              </w:rPr>
              <w:t>gmall</w:t>
            </w:r>
            <w:proofErr w:type="spellEnd"/>
            <w:r>
              <w:rPr>
                <w:color w:val="000000"/>
              </w:rPr>
              <w:t>-order-web</w:t>
            </w:r>
            <w:r>
              <w:rPr>
                <w:color w:val="000000"/>
                <w:shd w:val="clear" w:color="auto" w:fill="EFEFEF"/>
              </w:rPr>
              <w:t>&lt;/</w:t>
            </w:r>
            <w:r>
              <w:rPr>
                <w:color w:val="000080"/>
                <w:shd w:val="clear" w:color="auto" w:fill="EFEFEF"/>
              </w:rPr>
              <w:t>name</w:t>
            </w:r>
            <w:r>
              <w:rPr>
                <w:color w:val="000000"/>
                <w:shd w:val="clear" w:color="auto" w:fill="EFEFEF"/>
              </w:rPr>
              <w:t>&gt;</w:t>
            </w:r>
            <w:r>
              <w:rPr>
                <w:color w:val="000000"/>
              </w:rPr>
              <w:br/>
              <w:t xml:space="preserve">   </w:t>
            </w:r>
            <w:r>
              <w:rPr>
                <w:color w:val="000000"/>
                <w:shd w:val="clear" w:color="auto" w:fill="EFEFEF"/>
              </w:rPr>
              <w:t>&lt;</w:t>
            </w:r>
            <w:r>
              <w:rPr>
                <w:color w:val="000080"/>
                <w:shd w:val="clear" w:color="auto" w:fill="EFEFEF"/>
              </w:rPr>
              <w:t>description</w:t>
            </w:r>
            <w:r>
              <w:rPr>
                <w:color w:val="000000"/>
                <w:shd w:val="clear" w:color="auto" w:fill="EFEFEF"/>
              </w:rPr>
              <w:t>&gt;</w:t>
            </w:r>
            <w:r>
              <w:rPr>
                <w:color w:val="000000"/>
              </w:rPr>
              <w:t>Demo project for Spring Boot</w:t>
            </w:r>
            <w:r>
              <w:rPr>
                <w:color w:val="000000"/>
                <w:shd w:val="clear" w:color="auto" w:fill="EFEFEF"/>
              </w:rPr>
              <w:t>&lt;/</w:t>
            </w:r>
            <w:r>
              <w:rPr>
                <w:color w:val="000080"/>
                <w:shd w:val="clear" w:color="auto" w:fill="EFEFEF"/>
              </w:rPr>
              <w:t>description</w:t>
            </w:r>
            <w:r>
              <w:rPr>
                <w:color w:val="000000"/>
                <w:shd w:val="clear" w:color="auto" w:fill="EFEFEF"/>
              </w:rPr>
              <w:t>&gt;</w:t>
            </w:r>
            <w:r>
              <w:rPr>
                <w:color w:val="000000"/>
              </w:rPr>
              <w:br/>
            </w:r>
            <w:r>
              <w:rPr>
                <w:color w:val="000000"/>
              </w:rPr>
              <w:br/>
            </w:r>
            <w:r w:rsidRPr="008653C1">
              <w:rPr>
                <w:color w:val="FF0000"/>
              </w:rPr>
              <w:t xml:space="preserve">   </w:t>
            </w:r>
            <w:r w:rsidRPr="008653C1">
              <w:rPr>
                <w:color w:val="FF0000"/>
                <w:shd w:val="clear" w:color="auto" w:fill="EFEFEF"/>
              </w:rPr>
              <w:t>&lt;parent&gt;</w:t>
            </w:r>
            <w:r w:rsidRPr="008653C1">
              <w:rPr>
                <w:color w:val="FF0000"/>
              </w:rPr>
              <w:br/>
              <w:t xml:space="preserve">      </w:t>
            </w:r>
            <w:r w:rsidRPr="008653C1">
              <w:rPr>
                <w:color w:val="FF0000"/>
                <w:shd w:val="clear" w:color="auto" w:fill="EFEFEF"/>
              </w:rPr>
              <w:t>&lt;</w:t>
            </w:r>
            <w:proofErr w:type="spellStart"/>
            <w:r w:rsidRPr="008653C1">
              <w:rPr>
                <w:color w:val="FF0000"/>
                <w:shd w:val="clear" w:color="auto" w:fill="EFEFEF"/>
              </w:rPr>
              <w:t>groupId</w:t>
            </w:r>
            <w:proofErr w:type="spellEnd"/>
            <w:r w:rsidRPr="008653C1">
              <w:rPr>
                <w:color w:val="FF0000"/>
                <w:shd w:val="clear" w:color="auto" w:fill="EFEFEF"/>
              </w:rPr>
              <w:t>&gt;</w:t>
            </w:r>
            <w:proofErr w:type="spellStart"/>
            <w:r w:rsidRPr="008653C1">
              <w:rPr>
                <w:color w:val="FF0000"/>
              </w:rPr>
              <w:t>com.atguigu.gmall</w:t>
            </w:r>
            <w:proofErr w:type="spellEnd"/>
            <w:r w:rsidRPr="008653C1">
              <w:rPr>
                <w:color w:val="FF0000"/>
                <w:shd w:val="clear" w:color="auto" w:fill="EFEFEF"/>
              </w:rPr>
              <w:t>&lt;/</w:t>
            </w:r>
            <w:proofErr w:type="spellStart"/>
            <w:r w:rsidRPr="008653C1">
              <w:rPr>
                <w:color w:val="FF0000"/>
                <w:shd w:val="clear" w:color="auto" w:fill="EFEFEF"/>
              </w:rPr>
              <w:t>groupId</w:t>
            </w:r>
            <w:proofErr w:type="spellEnd"/>
            <w:r w:rsidRPr="008653C1">
              <w:rPr>
                <w:color w:val="FF0000"/>
                <w:shd w:val="clear" w:color="auto" w:fill="EFEFEF"/>
              </w:rPr>
              <w:t>&gt;</w:t>
            </w:r>
            <w:r w:rsidRPr="008653C1">
              <w:rPr>
                <w:color w:val="FF0000"/>
              </w:rPr>
              <w:br/>
              <w:t xml:space="preserve">      </w:t>
            </w:r>
            <w:r w:rsidRPr="008653C1">
              <w:rPr>
                <w:color w:val="FF0000"/>
                <w:shd w:val="clear" w:color="auto" w:fill="EFEFEF"/>
              </w:rPr>
              <w:t>&lt;</w:t>
            </w:r>
            <w:proofErr w:type="spellStart"/>
            <w:r w:rsidRPr="008653C1">
              <w:rPr>
                <w:color w:val="FF0000"/>
                <w:shd w:val="clear" w:color="auto" w:fill="EFEFEF"/>
              </w:rPr>
              <w:t>artifactId</w:t>
            </w:r>
            <w:proofErr w:type="spellEnd"/>
            <w:r w:rsidRPr="008653C1">
              <w:rPr>
                <w:color w:val="FF0000"/>
                <w:shd w:val="clear" w:color="auto" w:fill="EFEFEF"/>
              </w:rPr>
              <w:t>&gt;</w:t>
            </w:r>
            <w:proofErr w:type="spellStart"/>
            <w:r w:rsidRPr="008653C1">
              <w:rPr>
                <w:color w:val="FF0000"/>
              </w:rPr>
              <w:t>gmall</w:t>
            </w:r>
            <w:proofErr w:type="spellEnd"/>
            <w:r w:rsidRPr="008653C1">
              <w:rPr>
                <w:color w:val="FF0000"/>
              </w:rPr>
              <w:t>-parent</w:t>
            </w:r>
            <w:r w:rsidRPr="008653C1">
              <w:rPr>
                <w:color w:val="FF0000"/>
                <w:shd w:val="clear" w:color="auto" w:fill="EFEFEF"/>
              </w:rPr>
              <w:t>&lt;/</w:t>
            </w:r>
            <w:proofErr w:type="spellStart"/>
            <w:r w:rsidRPr="008653C1">
              <w:rPr>
                <w:color w:val="FF0000"/>
                <w:shd w:val="clear" w:color="auto" w:fill="EFEFEF"/>
              </w:rPr>
              <w:t>artifactId</w:t>
            </w:r>
            <w:proofErr w:type="spellEnd"/>
            <w:r w:rsidRPr="008653C1">
              <w:rPr>
                <w:color w:val="FF0000"/>
                <w:shd w:val="clear" w:color="auto" w:fill="EFEFEF"/>
              </w:rPr>
              <w:t>&gt;</w:t>
            </w:r>
            <w:r w:rsidRPr="008653C1">
              <w:rPr>
                <w:color w:val="FF0000"/>
              </w:rPr>
              <w:br/>
              <w:t xml:space="preserve">      </w:t>
            </w:r>
            <w:r w:rsidRPr="008653C1">
              <w:rPr>
                <w:color w:val="FF0000"/>
                <w:shd w:val="clear" w:color="auto" w:fill="EFEFEF"/>
              </w:rPr>
              <w:t>&lt;version&gt;</w:t>
            </w:r>
            <w:r w:rsidRPr="008653C1">
              <w:rPr>
                <w:color w:val="FF0000"/>
              </w:rPr>
              <w:t>1.0-SNAPSHOT</w:t>
            </w:r>
            <w:r w:rsidRPr="008653C1">
              <w:rPr>
                <w:color w:val="FF0000"/>
                <w:shd w:val="clear" w:color="auto" w:fill="EFEFEF"/>
              </w:rPr>
              <w:t>&lt;/version&gt;</w:t>
            </w:r>
            <w:r w:rsidRPr="008653C1">
              <w:rPr>
                <w:color w:val="FF0000"/>
              </w:rPr>
              <w:br/>
              <w:t xml:space="preserve">   </w:t>
            </w:r>
            <w:r w:rsidRPr="008653C1">
              <w:rPr>
                <w:color w:val="FF0000"/>
                <w:shd w:val="clear" w:color="auto" w:fill="EFEFEF"/>
              </w:rPr>
              <w:t>&lt;/parent&gt;</w:t>
            </w:r>
            <w:r>
              <w:rPr>
                <w:color w:val="000000"/>
              </w:rPr>
              <w:br/>
            </w:r>
            <w:r>
              <w:rPr>
                <w:color w:val="000000"/>
              </w:rPr>
              <w:br/>
            </w:r>
            <w:r>
              <w:rPr>
                <w:color w:val="000000"/>
              </w:rPr>
              <w:br/>
              <w:t xml:space="preserve">   </w:t>
            </w:r>
            <w:r>
              <w:rPr>
                <w:color w:val="000000"/>
                <w:shd w:val="clear" w:color="auto" w:fill="EFEFEF"/>
              </w:rPr>
              <w:t>&lt;</w:t>
            </w:r>
            <w:r>
              <w:rPr>
                <w:color w:val="000080"/>
                <w:shd w:val="clear" w:color="auto" w:fill="EFEFEF"/>
              </w:rPr>
              <w:t>dependencies</w:t>
            </w:r>
            <w:r>
              <w:rPr>
                <w:color w:val="000000"/>
                <w:shd w:val="clear" w:color="auto" w:fill="EFEFEF"/>
              </w:rPr>
              <w:t>&gt;</w:t>
            </w:r>
            <w:r>
              <w:rPr>
                <w:color w:val="000000"/>
              </w:rPr>
              <w:br/>
            </w:r>
            <w:r>
              <w:rPr>
                <w:color w:val="000000"/>
              </w:rPr>
              <w:br/>
            </w:r>
            <w:r w:rsidRPr="008653C1">
              <w:rPr>
                <w:color w:val="FF0000"/>
              </w:rPr>
              <w:t xml:space="preserve">   </w:t>
            </w:r>
            <w:r w:rsidRPr="008653C1">
              <w:rPr>
                <w:color w:val="FF0000"/>
                <w:shd w:val="clear" w:color="auto" w:fill="EFEFEF"/>
              </w:rPr>
              <w:t>&lt;dependency&gt;</w:t>
            </w:r>
            <w:r w:rsidRPr="008653C1">
              <w:rPr>
                <w:color w:val="FF0000"/>
              </w:rPr>
              <w:br/>
              <w:t xml:space="preserve">      </w:t>
            </w:r>
            <w:r w:rsidRPr="008653C1">
              <w:rPr>
                <w:color w:val="FF0000"/>
                <w:shd w:val="clear" w:color="auto" w:fill="EFEFEF"/>
              </w:rPr>
              <w:t>&lt;</w:t>
            </w:r>
            <w:proofErr w:type="spellStart"/>
            <w:r w:rsidRPr="008653C1">
              <w:rPr>
                <w:color w:val="FF0000"/>
                <w:shd w:val="clear" w:color="auto" w:fill="EFEFEF"/>
              </w:rPr>
              <w:t>groupId</w:t>
            </w:r>
            <w:proofErr w:type="spellEnd"/>
            <w:r w:rsidRPr="008653C1">
              <w:rPr>
                <w:color w:val="FF0000"/>
                <w:shd w:val="clear" w:color="auto" w:fill="EFEFEF"/>
              </w:rPr>
              <w:t>&gt;</w:t>
            </w:r>
            <w:proofErr w:type="spellStart"/>
            <w:r w:rsidRPr="008653C1">
              <w:rPr>
                <w:color w:val="FF0000"/>
              </w:rPr>
              <w:t>com.atguigu.gmall</w:t>
            </w:r>
            <w:proofErr w:type="spellEnd"/>
            <w:r w:rsidRPr="008653C1">
              <w:rPr>
                <w:color w:val="FF0000"/>
                <w:shd w:val="clear" w:color="auto" w:fill="EFEFEF"/>
              </w:rPr>
              <w:t>&lt;/</w:t>
            </w:r>
            <w:proofErr w:type="spellStart"/>
            <w:r w:rsidRPr="008653C1">
              <w:rPr>
                <w:color w:val="FF0000"/>
                <w:shd w:val="clear" w:color="auto" w:fill="EFEFEF"/>
              </w:rPr>
              <w:t>groupId</w:t>
            </w:r>
            <w:proofErr w:type="spellEnd"/>
            <w:r w:rsidRPr="008653C1">
              <w:rPr>
                <w:color w:val="FF0000"/>
                <w:shd w:val="clear" w:color="auto" w:fill="EFEFEF"/>
              </w:rPr>
              <w:t>&gt;</w:t>
            </w:r>
            <w:r w:rsidRPr="008653C1">
              <w:rPr>
                <w:color w:val="FF0000"/>
              </w:rPr>
              <w:br/>
              <w:t xml:space="preserve">      </w:t>
            </w:r>
            <w:r w:rsidRPr="008653C1">
              <w:rPr>
                <w:color w:val="FF0000"/>
                <w:shd w:val="clear" w:color="auto" w:fill="EFEFEF"/>
              </w:rPr>
              <w:t>&lt;</w:t>
            </w:r>
            <w:proofErr w:type="spellStart"/>
            <w:r w:rsidRPr="008653C1">
              <w:rPr>
                <w:color w:val="FF0000"/>
                <w:shd w:val="clear" w:color="auto" w:fill="EFEFEF"/>
              </w:rPr>
              <w:t>artifactId</w:t>
            </w:r>
            <w:proofErr w:type="spellEnd"/>
            <w:r w:rsidRPr="008653C1">
              <w:rPr>
                <w:color w:val="FF0000"/>
                <w:shd w:val="clear" w:color="auto" w:fill="EFEFEF"/>
              </w:rPr>
              <w:t>&gt;</w:t>
            </w:r>
            <w:proofErr w:type="spellStart"/>
            <w:r w:rsidRPr="008653C1">
              <w:rPr>
                <w:color w:val="FF0000"/>
              </w:rPr>
              <w:t>gmall-</w:t>
            </w:r>
            <w:r w:rsidR="00930CA4">
              <w:rPr>
                <w:color w:val="FF0000"/>
              </w:rPr>
              <w:t>api</w:t>
            </w:r>
            <w:proofErr w:type="spellEnd"/>
            <w:r w:rsidRPr="008653C1">
              <w:rPr>
                <w:color w:val="FF0000"/>
                <w:shd w:val="clear" w:color="auto" w:fill="EFEFEF"/>
              </w:rPr>
              <w:t>&lt;/</w:t>
            </w:r>
            <w:proofErr w:type="spellStart"/>
            <w:r w:rsidRPr="008653C1">
              <w:rPr>
                <w:color w:val="FF0000"/>
                <w:shd w:val="clear" w:color="auto" w:fill="EFEFEF"/>
              </w:rPr>
              <w:t>artifactId</w:t>
            </w:r>
            <w:proofErr w:type="spellEnd"/>
            <w:r w:rsidRPr="008653C1">
              <w:rPr>
                <w:color w:val="FF0000"/>
                <w:shd w:val="clear" w:color="auto" w:fill="EFEFEF"/>
              </w:rPr>
              <w:t>&gt;</w:t>
            </w:r>
            <w:r w:rsidRPr="008653C1">
              <w:rPr>
                <w:color w:val="FF0000"/>
              </w:rPr>
              <w:br/>
              <w:t xml:space="preserve">      </w:t>
            </w:r>
            <w:r w:rsidRPr="008653C1">
              <w:rPr>
                <w:color w:val="FF0000"/>
                <w:shd w:val="clear" w:color="auto" w:fill="EFEFEF"/>
              </w:rPr>
              <w:t>&lt;version&gt;</w:t>
            </w:r>
            <w:r w:rsidRPr="008653C1">
              <w:rPr>
                <w:color w:val="FF0000"/>
              </w:rPr>
              <w:t>1.0-SNAPSHOT</w:t>
            </w:r>
            <w:r w:rsidRPr="008653C1">
              <w:rPr>
                <w:color w:val="FF0000"/>
                <w:shd w:val="clear" w:color="auto" w:fill="EFEFEF"/>
              </w:rPr>
              <w:t>&lt;/version&gt;</w:t>
            </w:r>
            <w:r w:rsidRPr="008653C1">
              <w:rPr>
                <w:color w:val="FF0000"/>
              </w:rPr>
              <w:br/>
              <w:t xml:space="preserve">   </w:t>
            </w:r>
            <w:r w:rsidRPr="008653C1">
              <w:rPr>
                <w:color w:val="FF0000"/>
                <w:shd w:val="clear" w:color="auto" w:fill="EFEFEF"/>
              </w:rPr>
              <w:t>&lt;/dependency&gt;</w:t>
            </w:r>
            <w:r w:rsidRPr="008653C1">
              <w:rPr>
                <w:color w:val="FF0000"/>
              </w:rPr>
              <w:br/>
            </w:r>
            <w:r w:rsidRPr="008653C1">
              <w:rPr>
                <w:color w:val="FF0000"/>
              </w:rPr>
              <w:br/>
              <w:t xml:space="preserve">   </w:t>
            </w:r>
            <w:r w:rsidRPr="008653C1">
              <w:rPr>
                <w:color w:val="FF0000"/>
                <w:shd w:val="clear" w:color="auto" w:fill="EFEFEF"/>
              </w:rPr>
              <w:t>&lt;dependency&gt;</w:t>
            </w:r>
            <w:r w:rsidRPr="008653C1">
              <w:rPr>
                <w:color w:val="FF0000"/>
              </w:rPr>
              <w:br/>
              <w:t xml:space="preserve">      </w:t>
            </w:r>
            <w:r w:rsidRPr="008653C1">
              <w:rPr>
                <w:color w:val="FF0000"/>
                <w:shd w:val="clear" w:color="auto" w:fill="EFEFEF"/>
              </w:rPr>
              <w:t>&lt;</w:t>
            </w:r>
            <w:proofErr w:type="spellStart"/>
            <w:r w:rsidRPr="008653C1">
              <w:rPr>
                <w:color w:val="FF0000"/>
                <w:shd w:val="clear" w:color="auto" w:fill="EFEFEF"/>
              </w:rPr>
              <w:t>groupId</w:t>
            </w:r>
            <w:proofErr w:type="spellEnd"/>
            <w:r w:rsidRPr="008653C1">
              <w:rPr>
                <w:color w:val="FF0000"/>
                <w:shd w:val="clear" w:color="auto" w:fill="EFEFEF"/>
              </w:rPr>
              <w:t>&gt;</w:t>
            </w:r>
            <w:proofErr w:type="spellStart"/>
            <w:r w:rsidRPr="008653C1">
              <w:rPr>
                <w:color w:val="FF0000"/>
              </w:rPr>
              <w:t>com.atguigu.gmall</w:t>
            </w:r>
            <w:proofErr w:type="spellEnd"/>
            <w:r w:rsidRPr="008653C1">
              <w:rPr>
                <w:color w:val="FF0000"/>
                <w:shd w:val="clear" w:color="auto" w:fill="EFEFEF"/>
              </w:rPr>
              <w:t>&lt;/</w:t>
            </w:r>
            <w:proofErr w:type="spellStart"/>
            <w:r w:rsidRPr="008653C1">
              <w:rPr>
                <w:color w:val="FF0000"/>
                <w:shd w:val="clear" w:color="auto" w:fill="EFEFEF"/>
              </w:rPr>
              <w:t>groupId</w:t>
            </w:r>
            <w:proofErr w:type="spellEnd"/>
            <w:r w:rsidRPr="008653C1">
              <w:rPr>
                <w:color w:val="FF0000"/>
                <w:shd w:val="clear" w:color="auto" w:fill="EFEFEF"/>
              </w:rPr>
              <w:t>&gt;</w:t>
            </w:r>
            <w:r w:rsidRPr="008653C1">
              <w:rPr>
                <w:color w:val="FF0000"/>
              </w:rPr>
              <w:br/>
              <w:t xml:space="preserve">      </w:t>
            </w:r>
            <w:r w:rsidRPr="008653C1">
              <w:rPr>
                <w:color w:val="FF0000"/>
                <w:shd w:val="clear" w:color="auto" w:fill="EFEFEF"/>
              </w:rPr>
              <w:t>&lt;</w:t>
            </w:r>
            <w:proofErr w:type="spellStart"/>
            <w:r w:rsidRPr="008653C1">
              <w:rPr>
                <w:color w:val="FF0000"/>
                <w:shd w:val="clear" w:color="auto" w:fill="EFEFEF"/>
              </w:rPr>
              <w:t>artifactId</w:t>
            </w:r>
            <w:proofErr w:type="spellEnd"/>
            <w:r w:rsidRPr="008653C1">
              <w:rPr>
                <w:color w:val="FF0000"/>
                <w:shd w:val="clear" w:color="auto" w:fill="EFEFEF"/>
              </w:rPr>
              <w:t>&gt;</w:t>
            </w:r>
            <w:proofErr w:type="spellStart"/>
            <w:r w:rsidRPr="008653C1">
              <w:rPr>
                <w:color w:val="FF0000"/>
              </w:rPr>
              <w:t>gmall</w:t>
            </w:r>
            <w:proofErr w:type="spellEnd"/>
            <w:r w:rsidRPr="008653C1">
              <w:rPr>
                <w:color w:val="FF0000"/>
              </w:rPr>
              <w:t>-web-</w:t>
            </w:r>
            <w:proofErr w:type="spellStart"/>
            <w:r w:rsidRPr="008653C1">
              <w:rPr>
                <w:color w:val="FF0000"/>
              </w:rPr>
              <w:t>util</w:t>
            </w:r>
            <w:proofErr w:type="spellEnd"/>
            <w:r w:rsidRPr="008653C1">
              <w:rPr>
                <w:color w:val="FF0000"/>
                <w:shd w:val="clear" w:color="auto" w:fill="EFEFEF"/>
              </w:rPr>
              <w:t>&lt;/</w:t>
            </w:r>
            <w:proofErr w:type="spellStart"/>
            <w:r w:rsidRPr="008653C1">
              <w:rPr>
                <w:color w:val="FF0000"/>
                <w:shd w:val="clear" w:color="auto" w:fill="EFEFEF"/>
              </w:rPr>
              <w:t>artifactId</w:t>
            </w:r>
            <w:proofErr w:type="spellEnd"/>
            <w:r w:rsidRPr="008653C1">
              <w:rPr>
                <w:color w:val="FF0000"/>
                <w:shd w:val="clear" w:color="auto" w:fill="EFEFEF"/>
              </w:rPr>
              <w:t>&gt;</w:t>
            </w:r>
            <w:r w:rsidRPr="008653C1">
              <w:rPr>
                <w:color w:val="FF0000"/>
              </w:rPr>
              <w:br/>
            </w:r>
            <w:r w:rsidRPr="008653C1">
              <w:rPr>
                <w:color w:val="FF0000"/>
              </w:rPr>
              <w:lastRenderedPageBreak/>
              <w:t xml:space="preserve">      </w:t>
            </w:r>
            <w:r w:rsidRPr="008653C1">
              <w:rPr>
                <w:color w:val="FF0000"/>
                <w:shd w:val="clear" w:color="auto" w:fill="EFEFEF"/>
              </w:rPr>
              <w:t>&lt;version&gt;</w:t>
            </w:r>
            <w:r w:rsidRPr="008653C1">
              <w:rPr>
                <w:color w:val="FF0000"/>
              </w:rPr>
              <w:t>1.0-SNAPSHOT</w:t>
            </w:r>
            <w:r w:rsidRPr="008653C1">
              <w:rPr>
                <w:color w:val="FF0000"/>
                <w:shd w:val="clear" w:color="auto" w:fill="EFEFEF"/>
              </w:rPr>
              <w:t>&lt;/version&gt;</w:t>
            </w:r>
            <w:r w:rsidRPr="008653C1">
              <w:rPr>
                <w:color w:val="FF0000"/>
              </w:rPr>
              <w:br/>
              <w:t xml:space="preserve">   </w:t>
            </w:r>
            <w:r w:rsidRPr="008653C1">
              <w:rPr>
                <w:color w:val="FF0000"/>
                <w:shd w:val="clear" w:color="auto" w:fill="EFEFEF"/>
              </w:rPr>
              <w:t>&lt;/dependency&gt;</w:t>
            </w:r>
            <w:r>
              <w:rPr>
                <w:color w:val="000000"/>
              </w:rPr>
              <w:br/>
            </w:r>
            <w:r>
              <w:rPr>
                <w:color w:val="000000"/>
              </w:rPr>
              <w:br/>
            </w:r>
            <w:r>
              <w:rPr>
                <w:color w:val="000000"/>
              </w:rPr>
              <w:br/>
              <w:t xml:space="preserve">   </w:t>
            </w:r>
            <w:r>
              <w:rPr>
                <w:color w:val="000000"/>
                <w:shd w:val="clear" w:color="auto" w:fill="EFEFEF"/>
              </w:rPr>
              <w:t>&lt;/</w:t>
            </w:r>
            <w:r>
              <w:rPr>
                <w:color w:val="000080"/>
                <w:shd w:val="clear" w:color="auto" w:fill="EFEFEF"/>
              </w:rPr>
              <w:t>dependencies</w:t>
            </w:r>
            <w:r>
              <w:rPr>
                <w:color w:val="000000"/>
                <w:shd w:val="clear" w:color="auto" w:fill="EFEFEF"/>
              </w:rPr>
              <w:t>&gt;</w:t>
            </w:r>
            <w:r>
              <w:rPr>
                <w:color w:val="000000"/>
              </w:rPr>
              <w:br/>
              <w:t xml:space="preserve">   </w:t>
            </w:r>
            <w:r>
              <w:rPr>
                <w:color w:val="000000"/>
                <w:shd w:val="clear" w:color="auto" w:fill="EFEFEF"/>
              </w:rPr>
              <w:t>&lt;</w:t>
            </w:r>
            <w:r>
              <w:rPr>
                <w:color w:val="000080"/>
                <w:shd w:val="clear" w:color="auto" w:fill="EFEFEF"/>
              </w:rPr>
              <w:t>build</w:t>
            </w:r>
            <w:r>
              <w:rPr>
                <w:color w:val="000000"/>
                <w:shd w:val="clear" w:color="auto" w:fill="EFEFEF"/>
              </w:rPr>
              <w:t>&gt;</w:t>
            </w:r>
            <w:r>
              <w:rPr>
                <w:color w:val="000000"/>
              </w:rPr>
              <w:br/>
              <w:t xml:space="preserve">      </w:t>
            </w:r>
            <w:r>
              <w:rPr>
                <w:color w:val="000000"/>
                <w:shd w:val="clear" w:color="auto" w:fill="EFEFEF"/>
              </w:rPr>
              <w:t>&lt;</w:t>
            </w:r>
            <w:r>
              <w:rPr>
                <w:color w:val="000080"/>
                <w:shd w:val="clear" w:color="auto" w:fill="EFEFEF"/>
              </w:rPr>
              <w:t>plugins</w:t>
            </w:r>
            <w:r>
              <w:rPr>
                <w:color w:val="000000"/>
                <w:shd w:val="clear" w:color="auto" w:fill="EFEFEF"/>
              </w:rPr>
              <w:t>&gt;</w:t>
            </w:r>
            <w:r>
              <w:rPr>
                <w:color w:val="000000"/>
              </w:rPr>
              <w:br/>
              <w:t xml:space="preserve">         </w:t>
            </w:r>
            <w:r>
              <w:rPr>
                <w:color w:val="000000"/>
                <w:shd w:val="clear" w:color="auto" w:fill="EFEFEF"/>
              </w:rPr>
              <w:t>&lt;</w:t>
            </w:r>
            <w:r>
              <w:rPr>
                <w:color w:val="000080"/>
                <w:shd w:val="clear" w:color="auto" w:fill="EFEFEF"/>
              </w:rPr>
              <w:t>plugin</w:t>
            </w:r>
            <w:r>
              <w:rPr>
                <w:color w:val="000000"/>
                <w:shd w:val="clear" w:color="auto" w:fill="EFEFEF"/>
              </w:rPr>
              <w:t>&gt;</w:t>
            </w:r>
            <w:r>
              <w:rPr>
                <w:color w:val="000000"/>
              </w:rPr>
              <w:br/>
              <w:t xml:space="preserve">            </w:t>
            </w:r>
            <w:r>
              <w:rPr>
                <w:color w:val="000000"/>
                <w:shd w:val="clear" w:color="auto" w:fill="EFEFEF"/>
              </w:rPr>
              <w:t>&lt;</w:t>
            </w:r>
            <w:proofErr w:type="spellStart"/>
            <w:r>
              <w:rPr>
                <w:color w:val="000080"/>
                <w:shd w:val="clear" w:color="auto" w:fill="EFEFEF"/>
              </w:rPr>
              <w:t>groupId</w:t>
            </w:r>
            <w:proofErr w:type="spellEnd"/>
            <w:r>
              <w:rPr>
                <w:color w:val="000000"/>
                <w:shd w:val="clear" w:color="auto" w:fill="EFEFEF"/>
              </w:rPr>
              <w:t>&gt;</w:t>
            </w:r>
            <w:proofErr w:type="spellStart"/>
            <w:r>
              <w:rPr>
                <w:color w:val="000000"/>
              </w:rPr>
              <w:t>org.springframework.boot</w:t>
            </w:r>
            <w:proofErr w:type="spellEnd"/>
            <w:r>
              <w:rPr>
                <w:color w:val="000000"/>
                <w:shd w:val="clear" w:color="auto" w:fill="EFEFEF"/>
              </w:rPr>
              <w:t>&lt;/</w:t>
            </w:r>
            <w:proofErr w:type="spellStart"/>
            <w:r>
              <w:rPr>
                <w:color w:val="000080"/>
                <w:shd w:val="clear" w:color="auto" w:fill="EFEFEF"/>
              </w:rPr>
              <w:t>groupId</w:t>
            </w:r>
            <w:proofErr w:type="spellEnd"/>
            <w:r>
              <w:rPr>
                <w:color w:val="000000"/>
                <w:shd w:val="clear" w:color="auto" w:fill="EFEFEF"/>
              </w:rPr>
              <w:t>&gt;</w:t>
            </w:r>
            <w:r>
              <w:rPr>
                <w:color w:val="000000"/>
              </w:rPr>
              <w:br/>
              <w:t xml:space="preserve">            </w:t>
            </w:r>
            <w:r>
              <w:rPr>
                <w:color w:val="000000"/>
                <w:shd w:val="clear" w:color="auto" w:fill="EFEFEF"/>
              </w:rPr>
              <w:t>&lt;</w:t>
            </w:r>
            <w:proofErr w:type="spellStart"/>
            <w:r>
              <w:rPr>
                <w:color w:val="000080"/>
                <w:shd w:val="clear" w:color="auto" w:fill="EFEFEF"/>
              </w:rPr>
              <w:t>artifactId</w:t>
            </w:r>
            <w:proofErr w:type="spellEnd"/>
            <w:r>
              <w:rPr>
                <w:color w:val="000000"/>
                <w:shd w:val="clear" w:color="auto" w:fill="EFEFEF"/>
              </w:rPr>
              <w:t>&gt;</w:t>
            </w:r>
            <w:r>
              <w:rPr>
                <w:color w:val="000000"/>
              </w:rPr>
              <w:t>spring-boot-maven-plugin</w:t>
            </w:r>
            <w:r>
              <w:rPr>
                <w:color w:val="000000"/>
                <w:shd w:val="clear" w:color="auto" w:fill="EFEFEF"/>
              </w:rPr>
              <w:t>&lt;/</w:t>
            </w:r>
            <w:proofErr w:type="spellStart"/>
            <w:r>
              <w:rPr>
                <w:color w:val="000080"/>
                <w:shd w:val="clear" w:color="auto" w:fill="EFEFEF"/>
              </w:rPr>
              <w:t>artifactId</w:t>
            </w:r>
            <w:proofErr w:type="spellEnd"/>
            <w:r>
              <w:rPr>
                <w:color w:val="000000"/>
                <w:shd w:val="clear" w:color="auto" w:fill="EFEFEF"/>
              </w:rPr>
              <w:t>&gt;</w:t>
            </w:r>
            <w:r>
              <w:rPr>
                <w:color w:val="000000"/>
              </w:rPr>
              <w:br/>
              <w:t xml:space="preserve">         </w:t>
            </w:r>
            <w:r>
              <w:rPr>
                <w:color w:val="000000"/>
                <w:shd w:val="clear" w:color="auto" w:fill="EFEFEF"/>
              </w:rPr>
              <w:t>&lt;/</w:t>
            </w:r>
            <w:r>
              <w:rPr>
                <w:color w:val="000080"/>
                <w:shd w:val="clear" w:color="auto" w:fill="EFEFEF"/>
              </w:rPr>
              <w:t>plugin</w:t>
            </w:r>
            <w:r>
              <w:rPr>
                <w:color w:val="000000"/>
                <w:shd w:val="clear" w:color="auto" w:fill="EFEFEF"/>
              </w:rPr>
              <w:t>&gt;</w:t>
            </w:r>
            <w:r>
              <w:rPr>
                <w:color w:val="000000"/>
              </w:rPr>
              <w:br/>
              <w:t xml:space="preserve">      </w:t>
            </w:r>
            <w:r>
              <w:rPr>
                <w:color w:val="000000"/>
                <w:shd w:val="clear" w:color="auto" w:fill="EFEFEF"/>
              </w:rPr>
              <w:t>&lt;/</w:t>
            </w:r>
            <w:r>
              <w:rPr>
                <w:color w:val="000080"/>
                <w:shd w:val="clear" w:color="auto" w:fill="EFEFEF"/>
              </w:rPr>
              <w:t>plugins</w:t>
            </w:r>
            <w:r>
              <w:rPr>
                <w:color w:val="000000"/>
                <w:shd w:val="clear" w:color="auto" w:fill="EFEFEF"/>
              </w:rPr>
              <w:t>&gt;</w:t>
            </w:r>
            <w:r>
              <w:rPr>
                <w:color w:val="000000"/>
              </w:rPr>
              <w:br/>
              <w:t xml:space="preserve">   </w:t>
            </w:r>
            <w:r>
              <w:rPr>
                <w:color w:val="000000"/>
                <w:shd w:val="clear" w:color="auto" w:fill="EFEFEF"/>
              </w:rPr>
              <w:t>&lt;/</w:t>
            </w:r>
            <w:r>
              <w:rPr>
                <w:color w:val="000080"/>
                <w:shd w:val="clear" w:color="auto" w:fill="EFEFEF"/>
              </w:rPr>
              <w:t>build</w:t>
            </w:r>
            <w:r>
              <w:rPr>
                <w:color w:val="000000"/>
                <w:shd w:val="clear" w:color="auto" w:fill="EFEFEF"/>
              </w:rPr>
              <w:t>&gt;</w:t>
            </w:r>
            <w:r>
              <w:rPr>
                <w:color w:val="000000"/>
              </w:rPr>
              <w:br/>
            </w:r>
            <w:r>
              <w:rPr>
                <w:color w:val="000000"/>
              </w:rPr>
              <w:br/>
            </w:r>
            <w:r>
              <w:rPr>
                <w:color w:val="000000"/>
              </w:rPr>
              <w:br/>
            </w:r>
            <w:r>
              <w:rPr>
                <w:color w:val="000000"/>
                <w:shd w:val="clear" w:color="auto" w:fill="EFEFEF"/>
              </w:rPr>
              <w:t>&lt;/</w:t>
            </w:r>
            <w:r>
              <w:rPr>
                <w:color w:val="000080"/>
                <w:shd w:val="clear" w:color="auto" w:fill="EFEFEF"/>
              </w:rPr>
              <w:t>project</w:t>
            </w:r>
            <w:r>
              <w:rPr>
                <w:color w:val="000000"/>
                <w:shd w:val="clear" w:color="auto" w:fill="EFEFEF"/>
              </w:rPr>
              <w:t>&gt;</w:t>
            </w:r>
          </w:p>
          <w:p w:rsidR="00291909" w:rsidRPr="00F100F9" w:rsidRDefault="00291909" w:rsidP="00F100F9">
            <w:pPr>
              <w:pStyle w:val="af"/>
              <w:rPr>
                <w:rFonts w:eastAsia="宋体" w:cs="宋体"/>
                <w:color w:val="000000"/>
                <w:kern w:val="0"/>
              </w:rPr>
            </w:pPr>
          </w:p>
        </w:tc>
      </w:tr>
    </w:tbl>
    <w:p w:rsidR="001274DC" w:rsidRDefault="001274DC" w:rsidP="00A24B68">
      <w:pPr>
        <w:rPr>
          <w:sz w:val="28"/>
        </w:rPr>
      </w:pPr>
    </w:p>
    <w:p w:rsidR="00291909" w:rsidRDefault="00291909" w:rsidP="00291909">
      <w:pPr>
        <w:rPr>
          <w:sz w:val="28"/>
        </w:rPr>
      </w:pPr>
    </w:p>
    <w:p w:rsidR="00291909" w:rsidRDefault="00291909" w:rsidP="00291909">
      <w:pPr>
        <w:rPr>
          <w:sz w:val="28"/>
        </w:rPr>
      </w:pPr>
    </w:p>
    <w:p w:rsidR="00291909" w:rsidRDefault="00EE5458" w:rsidP="00EE5458">
      <w:pPr>
        <w:pStyle w:val="1"/>
      </w:pPr>
      <w:r>
        <w:rPr>
          <w:rFonts w:hint="eastAsia"/>
        </w:rPr>
        <w:lastRenderedPageBreak/>
        <w:t>三、</w:t>
      </w:r>
      <w:r w:rsidR="00291909">
        <w:t>Dubbo</w:t>
      </w:r>
      <w:r w:rsidR="00291909">
        <w:rPr>
          <w:rFonts w:hint="eastAsia"/>
        </w:rPr>
        <w:t>和</w:t>
      </w:r>
      <w:r w:rsidR="00291909">
        <w:rPr>
          <w:rFonts w:hint="eastAsia"/>
        </w:rPr>
        <w:t>zookeeper</w:t>
      </w:r>
    </w:p>
    <w:p w:rsidR="00392711" w:rsidRDefault="001F3B3D" w:rsidP="00392711">
      <w:r>
        <w:object w:dxaOrig="7212" w:dyaOrig="540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5pt;height:303pt" o:ole="">
            <v:imagedata r:id="rId34" o:title=""/>
          </v:shape>
          <o:OLEObject Type="Embed" ProgID="PowerPoint.Show.12" ShapeID="_x0000_i1025" DrawAspect="Content" ObjectID="_1619984749" r:id="rId35"/>
        </w:object>
      </w:r>
      <w:proofErr w:type="spellStart"/>
      <w:r w:rsidR="0054717A">
        <w:rPr>
          <w:rFonts w:hint="eastAsia"/>
        </w:rPr>
        <w:t>dubbo</w:t>
      </w:r>
      <w:proofErr w:type="spellEnd"/>
      <w:r w:rsidR="0054717A">
        <w:rPr>
          <w:rFonts w:hint="eastAsia"/>
        </w:rPr>
        <w:t>和</w:t>
      </w:r>
      <w:proofErr w:type="spellStart"/>
      <w:r w:rsidR="0054717A">
        <w:rPr>
          <w:rFonts w:hint="eastAsia"/>
        </w:rPr>
        <w:t>springcloud</w:t>
      </w:r>
      <w:proofErr w:type="spellEnd"/>
      <w:r w:rsidR="0054717A">
        <w:rPr>
          <w:rFonts w:hint="eastAsia"/>
        </w:rPr>
        <w:t>的区别</w:t>
      </w:r>
    </w:p>
    <w:tbl>
      <w:tblPr>
        <w:tblStyle w:val="ad"/>
        <w:tblW w:w="0" w:type="auto"/>
        <w:tblLook w:val="04A0" w:firstRow="1" w:lastRow="0" w:firstColumn="1" w:lastColumn="0" w:noHBand="0" w:noVBand="1"/>
      </w:tblPr>
      <w:tblGrid>
        <w:gridCol w:w="8522"/>
      </w:tblGrid>
      <w:tr w:rsidR="0039742E" w:rsidTr="0039742E">
        <w:tc>
          <w:tcPr>
            <w:tcW w:w="8522" w:type="dxa"/>
          </w:tcPr>
          <w:p w:rsidR="0039742E" w:rsidRDefault="0039742E" w:rsidP="0039742E">
            <w:pPr>
              <w:pStyle w:val="af1"/>
              <w:spacing w:before="0" w:beforeAutospacing="0" w:after="0" w:afterAutospacing="0"/>
              <w:rPr>
                <w:rFonts w:ascii="&amp;quot" w:hAnsi="&amp;quot"/>
                <w:color w:val="000000"/>
                <w:sz w:val="21"/>
                <w:szCs w:val="21"/>
              </w:rPr>
            </w:pPr>
            <w:r>
              <w:rPr>
                <w:rFonts w:ascii="&amp;quot" w:hAnsi="&amp;quot"/>
                <w:color w:val="000000"/>
                <w:sz w:val="21"/>
                <w:szCs w:val="21"/>
              </w:rPr>
              <w:t>Dubbo</w:t>
            </w:r>
            <w:r>
              <w:rPr>
                <w:rFonts w:ascii="&amp;quot" w:hAnsi="&amp;quot"/>
                <w:color w:val="000000"/>
                <w:sz w:val="21"/>
                <w:szCs w:val="21"/>
              </w:rPr>
              <w:t>出生于阿里系，是阿里巴巴服务化治理的核心框架，并被广泛应用于中国各互联网公司；只需要通过</w:t>
            </w:r>
            <w:r>
              <w:rPr>
                <w:rFonts w:ascii="&amp;quot" w:hAnsi="&amp;quot"/>
                <w:color w:val="000000"/>
                <w:sz w:val="21"/>
                <w:szCs w:val="21"/>
              </w:rPr>
              <w:t>spring</w:t>
            </w:r>
            <w:r>
              <w:rPr>
                <w:rFonts w:ascii="&amp;quot" w:hAnsi="&amp;quot"/>
                <w:color w:val="000000"/>
                <w:sz w:val="21"/>
                <w:szCs w:val="21"/>
              </w:rPr>
              <w:t>配置的方式即可完成服务化，对于应用无入侵。</w:t>
            </w:r>
            <w:r w:rsidR="00164D82">
              <w:rPr>
                <w:rFonts w:ascii="&amp;quot" w:hAnsi="&amp;quot" w:hint="eastAsia"/>
                <w:color w:val="000000"/>
                <w:sz w:val="21"/>
                <w:szCs w:val="21"/>
              </w:rPr>
              <w:t>但</w:t>
            </w:r>
            <w:r>
              <w:rPr>
                <w:rFonts w:ascii="&amp;quot" w:hAnsi="&amp;quot"/>
                <w:color w:val="000000"/>
                <w:sz w:val="21"/>
                <w:szCs w:val="21"/>
              </w:rPr>
              <w:t>框架本身的成熟度以及文档的完善程度，完全能满足各大互联网公司的业务需求。如果我们需要使用配置中心、分布式跟踪这些内容都需要自己去集成，这样无形中增加了使用</w:t>
            </w:r>
            <w:r>
              <w:rPr>
                <w:rFonts w:ascii="&amp;quot" w:hAnsi="&amp;quot"/>
                <w:color w:val="000000"/>
                <w:sz w:val="21"/>
                <w:szCs w:val="21"/>
              </w:rPr>
              <w:t xml:space="preserve"> Dubbo </w:t>
            </w:r>
            <w:r>
              <w:rPr>
                <w:rFonts w:ascii="&amp;quot" w:hAnsi="&amp;quot"/>
                <w:color w:val="000000"/>
                <w:sz w:val="21"/>
                <w:szCs w:val="21"/>
              </w:rPr>
              <w:t>的难度。</w:t>
            </w:r>
          </w:p>
          <w:p w:rsidR="00856C86" w:rsidRDefault="00856C86" w:rsidP="0039742E">
            <w:pPr>
              <w:pStyle w:val="af1"/>
              <w:spacing w:before="0" w:beforeAutospacing="0" w:after="0" w:afterAutospacing="0"/>
              <w:rPr>
                <w:rFonts w:ascii="&amp;quot" w:hAnsi="&amp;quot" w:hint="eastAsia"/>
                <w:color w:val="000000"/>
                <w:sz w:val="21"/>
                <w:szCs w:val="21"/>
              </w:rPr>
            </w:pPr>
          </w:p>
          <w:p w:rsidR="0039742E" w:rsidRDefault="0039742E" w:rsidP="0039742E">
            <w:pPr>
              <w:pStyle w:val="af1"/>
              <w:spacing w:before="0" w:beforeAutospacing="0" w:after="0" w:afterAutospacing="0"/>
              <w:rPr>
                <w:rFonts w:ascii="&amp;quot" w:hAnsi="&amp;quot"/>
                <w:color w:val="000000"/>
                <w:sz w:val="21"/>
                <w:szCs w:val="21"/>
              </w:rPr>
            </w:pPr>
            <w:r>
              <w:rPr>
                <w:rFonts w:ascii="&amp;quot" w:hAnsi="&amp;quot"/>
                <w:color w:val="000000"/>
                <w:sz w:val="21"/>
                <w:szCs w:val="21"/>
              </w:rPr>
              <w:t xml:space="preserve">Spring Cloud </w:t>
            </w:r>
            <w:r>
              <w:rPr>
                <w:rFonts w:ascii="&amp;quot" w:hAnsi="&amp;quot"/>
                <w:color w:val="000000"/>
                <w:sz w:val="21"/>
                <w:szCs w:val="21"/>
              </w:rPr>
              <w:t>是大名鼎鼎的</w:t>
            </w:r>
            <w:r>
              <w:rPr>
                <w:rFonts w:ascii="&amp;quot" w:hAnsi="&amp;quot"/>
                <w:color w:val="000000"/>
                <w:sz w:val="21"/>
                <w:szCs w:val="21"/>
              </w:rPr>
              <w:t xml:space="preserve"> Spring </w:t>
            </w:r>
            <w:r>
              <w:rPr>
                <w:rFonts w:ascii="&amp;quot" w:hAnsi="&amp;quot"/>
                <w:color w:val="000000"/>
                <w:sz w:val="21"/>
                <w:szCs w:val="21"/>
              </w:rPr>
              <w:t>家族的产品，</w:t>
            </w:r>
            <w:r>
              <w:rPr>
                <w:rFonts w:ascii="&amp;quot" w:hAnsi="&amp;quot"/>
                <w:color w:val="000000"/>
                <w:sz w:val="21"/>
                <w:szCs w:val="21"/>
              </w:rPr>
              <w:t xml:space="preserve"> </w:t>
            </w:r>
            <w:r>
              <w:rPr>
                <w:rFonts w:ascii="&amp;quot" w:hAnsi="&amp;quot"/>
                <w:color w:val="000000"/>
                <w:sz w:val="21"/>
                <w:szCs w:val="21"/>
              </w:rPr>
              <w:t>专注于企业级开源框架的研发。</w:t>
            </w:r>
            <w:r>
              <w:rPr>
                <w:rFonts w:ascii="&amp;quot" w:hAnsi="&amp;quot"/>
                <w:color w:val="000000"/>
                <w:sz w:val="21"/>
                <w:szCs w:val="21"/>
              </w:rPr>
              <w:t xml:space="preserve"> Spring Cloud </w:t>
            </w:r>
            <w:proofErr w:type="gramStart"/>
            <w:r>
              <w:rPr>
                <w:rFonts w:ascii="&amp;quot" w:hAnsi="&amp;quot"/>
                <w:color w:val="000000"/>
                <w:sz w:val="21"/>
                <w:szCs w:val="21"/>
              </w:rPr>
              <w:t>自从发展</w:t>
            </w:r>
            <w:proofErr w:type="gramEnd"/>
            <w:r>
              <w:rPr>
                <w:rFonts w:ascii="&amp;quot" w:hAnsi="&amp;quot"/>
                <w:color w:val="000000"/>
                <w:sz w:val="21"/>
                <w:szCs w:val="21"/>
              </w:rPr>
              <w:t>到现在，仍然在不断的高速发展，几乎考虑了服务治理的方方面面，开发起来非常的便利和简单。</w:t>
            </w:r>
          </w:p>
          <w:p w:rsidR="0039742E" w:rsidRDefault="0039742E" w:rsidP="0039742E">
            <w:pPr>
              <w:pStyle w:val="af1"/>
              <w:spacing w:before="0" w:beforeAutospacing="0" w:after="0" w:afterAutospacing="0"/>
              <w:rPr>
                <w:rFonts w:ascii="&amp;quot" w:hAnsi="&amp;quot"/>
                <w:color w:val="000000"/>
                <w:sz w:val="21"/>
                <w:szCs w:val="21"/>
              </w:rPr>
            </w:pPr>
            <w:r>
              <w:rPr>
                <w:rFonts w:ascii="&amp;quot" w:hAnsi="&amp;quot"/>
                <w:color w:val="000000"/>
                <w:sz w:val="21"/>
                <w:szCs w:val="21"/>
              </w:rPr>
              <w:t> </w:t>
            </w:r>
          </w:p>
          <w:p w:rsidR="0039742E" w:rsidRDefault="0039742E" w:rsidP="0039742E">
            <w:pPr>
              <w:pStyle w:val="af1"/>
              <w:spacing w:before="0" w:beforeAutospacing="0" w:after="0" w:afterAutospacing="0"/>
              <w:rPr>
                <w:rFonts w:ascii="&amp;quot" w:hAnsi="&amp;quot"/>
                <w:color w:val="000000"/>
                <w:sz w:val="21"/>
                <w:szCs w:val="21"/>
              </w:rPr>
            </w:pPr>
            <w:r>
              <w:rPr>
                <w:rFonts w:ascii="&amp;quot" w:hAnsi="&amp;quot"/>
                <w:color w:val="000000"/>
                <w:sz w:val="21"/>
                <w:szCs w:val="21"/>
              </w:rPr>
              <w:t>Spring Cloud</w:t>
            </w:r>
            <w:r>
              <w:rPr>
                <w:rFonts w:ascii="&amp;quot" w:hAnsi="&amp;quot"/>
                <w:color w:val="000000"/>
                <w:sz w:val="21"/>
                <w:szCs w:val="21"/>
              </w:rPr>
              <w:t>更新的非常快，企业需要根据自身的研发水平和所处阶段选择合适的架构来解决业务问题，不管是</w:t>
            </w:r>
            <w:r>
              <w:rPr>
                <w:rFonts w:ascii="&amp;quot" w:hAnsi="&amp;quot"/>
                <w:color w:val="000000"/>
                <w:sz w:val="21"/>
                <w:szCs w:val="21"/>
              </w:rPr>
              <w:t>Dubbo</w:t>
            </w:r>
            <w:r>
              <w:rPr>
                <w:rFonts w:ascii="&amp;quot" w:hAnsi="&amp;quot"/>
                <w:color w:val="000000"/>
                <w:sz w:val="21"/>
                <w:szCs w:val="21"/>
              </w:rPr>
              <w:t>还是</w:t>
            </w:r>
            <w:r>
              <w:rPr>
                <w:rFonts w:ascii="&amp;quot" w:hAnsi="&amp;quot"/>
                <w:color w:val="000000"/>
                <w:sz w:val="21"/>
                <w:szCs w:val="21"/>
              </w:rPr>
              <w:t>Spring Cloud</w:t>
            </w:r>
            <w:r>
              <w:rPr>
                <w:rFonts w:ascii="&amp;quot" w:hAnsi="&amp;quot"/>
                <w:color w:val="000000"/>
                <w:sz w:val="21"/>
                <w:szCs w:val="21"/>
              </w:rPr>
              <w:t>都是实现</w:t>
            </w:r>
            <w:proofErr w:type="gramStart"/>
            <w:r>
              <w:rPr>
                <w:rFonts w:ascii="&amp;quot" w:hAnsi="&amp;quot"/>
                <w:color w:val="000000"/>
                <w:sz w:val="21"/>
                <w:szCs w:val="21"/>
              </w:rPr>
              <w:t>微服务</w:t>
            </w:r>
            <w:proofErr w:type="gramEnd"/>
            <w:r>
              <w:rPr>
                <w:rFonts w:ascii="&amp;quot" w:hAnsi="&amp;quot"/>
                <w:color w:val="000000"/>
                <w:sz w:val="21"/>
                <w:szCs w:val="21"/>
              </w:rPr>
              <w:t>有效的工具。</w:t>
            </w:r>
          </w:p>
          <w:p w:rsidR="0039742E" w:rsidRPr="001818D3" w:rsidRDefault="0039742E" w:rsidP="00392711">
            <w:pPr>
              <w:rPr>
                <w:rFonts w:hint="eastAsia"/>
              </w:rPr>
            </w:pPr>
          </w:p>
        </w:tc>
      </w:tr>
    </w:tbl>
    <w:p w:rsidR="0054717A" w:rsidRDefault="0054717A" w:rsidP="00392711">
      <w:pPr>
        <w:rPr>
          <w:rFonts w:hint="eastAsia"/>
        </w:rPr>
      </w:pPr>
    </w:p>
    <w:p w:rsidR="002338F2" w:rsidRDefault="002338F2" w:rsidP="00392711"/>
    <w:p w:rsidR="002338F2" w:rsidRPr="00392711" w:rsidRDefault="002338F2" w:rsidP="00392711">
      <w:pPr>
        <w:rPr>
          <w:rFonts w:hint="eastAsia"/>
        </w:rPr>
      </w:pPr>
    </w:p>
    <w:p w:rsidR="00291909" w:rsidRDefault="00291909" w:rsidP="00291909">
      <w:pPr>
        <w:rPr>
          <w:sz w:val="28"/>
        </w:rPr>
      </w:pPr>
      <w:r>
        <w:rPr>
          <w:noProof/>
        </w:rPr>
        <w:drawing>
          <wp:inline distT="0" distB="0" distL="0" distR="0" wp14:anchorId="4154BC77" wp14:editId="6D0F68F1">
            <wp:extent cx="5274310" cy="3537585"/>
            <wp:effectExtent l="0" t="0" r="2540" b="571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3537585"/>
                    </a:xfrm>
                    <a:prstGeom prst="rect">
                      <a:avLst/>
                    </a:prstGeom>
                  </pic:spPr>
                </pic:pic>
              </a:graphicData>
            </a:graphic>
          </wp:inline>
        </w:drawing>
      </w:r>
    </w:p>
    <w:p w:rsidR="00FD2650" w:rsidRDefault="00A92DD2" w:rsidP="00A24B68">
      <w:pPr>
        <w:rPr>
          <w:sz w:val="28"/>
        </w:rPr>
      </w:pPr>
      <w:r>
        <w:rPr>
          <w:rFonts w:hint="eastAsia"/>
          <w:sz w:val="28"/>
        </w:rPr>
        <w:t>那</w:t>
      </w:r>
      <w:proofErr w:type="spellStart"/>
      <w:r>
        <w:rPr>
          <w:rFonts w:hint="eastAsia"/>
          <w:sz w:val="28"/>
        </w:rPr>
        <w:t>dubbo</w:t>
      </w:r>
      <w:proofErr w:type="spellEnd"/>
      <w:r>
        <w:rPr>
          <w:rFonts w:hint="eastAsia"/>
          <w:sz w:val="28"/>
        </w:rPr>
        <w:t>和</w:t>
      </w:r>
      <w:r>
        <w:rPr>
          <w:rFonts w:hint="eastAsia"/>
          <w:sz w:val="28"/>
        </w:rPr>
        <w:t>zookeeper</w:t>
      </w:r>
      <w:r>
        <w:rPr>
          <w:rFonts w:hint="eastAsia"/>
          <w:sz w:val="28"/>
        </w:rPr>
        <w:t>如何引入？</w:t>
      </w:r>
    </w:p>
    <w:p w:rsidR="00A92DD2" w:rsidRDefault="00A92DD2" w:rsidP="00A24B68">
      <w:pPr>
        <w:rPr>
          <w:sz w:val="28"/>
        </w:rPr>
      </w:pPr>
      <w:proofErr w:type="spellStart"/>
      <w:r>
        <w:rPr>
          <w:rFonts w:hint="eastAsia"/>
          <w:sz w:val="28"/>
        </w:rPr>
        <w:t>dubbo</w:t>
      </w:r>
      <w:proofErr w:type="spellEnd"/>
      <w:r>
        <w:rPr>
          <w:rFonts w:hint="eastAsia"/>
          <w:sz w:val="28"/>
        </w:rPr>
        <w:t>其实是一组</w:t>
      </w:r>
      <w:r>
        <w:rPr>
          <w:rFonts w:hint="eastAsia"/>
          <w:sz w:val="28"/>
        </w:rPr>
        <w:t>jar</w:t>
      </w:r>
      <w:r>
        <w:rPr>
          <w:rFonts w:hint="eastAsia"/>
          <w:sz w:val="28"/>
        </w:rPr>
        <w:t>包，通过</w:t>
      </w:r>
      <w:r>
        <w:rPr>
          <w:rFonts w:hint="eastAsia"/>
          <w:sz w:val="28"/>
        </w:rPr>
        <w:t>maven</w:t>
      </w:r>
      <w:r>
        <w:rPr>
          <w:rFonts w:hint="eastAsia"/>
          <w:sz w:val="28"/>
        </w:rPr>
        <w:t>引入就可以。</w:t>
      </w:r>
    </w:p>
    <w:p w:rsidR="0075523B" w:rsidRDefault="00A92DD2" w:rsidP="00A24B68">
      <w:pPr>
        <w:rPr>
          <w:sz w:val="28"/>
        </w:rPr>
      </w:pPr>
      <w:r>
        <w:rPr>
          <w:rFonts w:hint="eastAsia"/>
          <w:sz w:val="28"/>
        </w:rPr>
        <w:t>zookeeper</w:t>
      </w:r>
      <w:r>
        <w:rPr>
          <w:rFonts w:hint="eastAsia"/>
          <w:sz w:val="28"/>
        </w:rPr>
        <w:t>是一个开源的服务软件，需要安装到</w:t>
      </w:r>
      <w:proofErr w:type="spellStart"/>
      <w:r>
        <w:rPr>
          <w:rFonts w:hint="eastAsia"/>
          <w:sz w:val="28"/>
        </w:rPr>
        <w:t>linux</w:t>
      </w:r>
      <w:proofErr w:type="spellEnd"/>
      <w:r>
        <w:rPr>
          <w:rFonts w:hint="eastAsia"/>
          <w:sz w:val="28"/>
        </w:rPr>
        <w:t>中。</w:t>
      </w:r>
    </w:p>
    <w:p w:rsidR="00974391" w:rsidRDefault="00FA62BF" w:rsidP="00D2694A">
      <w:pPr>
        <w:pStyle w:val="3"/>
        <w:rPr>
          <w:rFonts w:hint="eastAsia"/>
        </w:rPr>
      </w:pPr>
      <w:r>
        <w:rPr>
          <w:rFonts w:hint="eastAsia"/>
        </w:rPr>
        <w:t xml:space="preserve">1 </w:t>
      </w:r>
      <w:proofErr w:type="spellStart"/>
      <w:r>
        <w:rPr>
          <w:rFonts w:hint="eastAsia"/>
        </w:rPr>
        <w:t>dubbo</w:t>
      </w:r>
      <w:proofErr w:type="spellEnd"/>
      <w:r>
        <w:rPr>
          <w:rFonts w:hint="eastAsia"/>
        </w:rPr>
        <w:t>的基本概念</w:t>
      </w:r>
    </w:p>
    <w:p w:rsidR="00FA62BF" w:rsidRDefault="00FA62BF" w:rsidP="00FA62BF">
      <w:pPr>
        <w:rPr>
          <w:rFonts w:hint="eastAsia"/>
        </w:rPr>
      </w:pPr>
    </w:p>
    <w:p w:rsidR="00FA62BF" w:rsidRDefault="00FA62BF" w:rsidP="00FA62BF">
      <w:r>
        <w:rPr>
          <w:rFonts w:hint="eastAsia"/>
        </w:rPr>
        <w:t>调用关系：</w:t>
      </w:r>
    </w:p>
    <w:p w:rsidR="00FA62BF" w:rsidRPr="00C30E1E" w:rsidRDefault="00FA62BF" w:rsidP="00FA62BF">
      <w:pPr>
        <w:ind w:firstLine="420"/>
      </w:pPr>
      <w:r w:rsidRPr="007F2C01">
        <w:rPr>
          <w:b/>
          <w:shd w:val="pct15" w:color="auto" w:fill="FFFFFF"/>
        </w:rPr>
        <w:t>服务提供者</w:t>
      </w:r>
      <w:r w:rsidRPr="007F2C01">
        <w:rPr>
          <w:rFonts w:hint="eastAsia"/>
          <w:b/>
          <w:shd w:val="pct15" w:color="auto" w:fill="FFFFFF"/>
        </w:rPr>
        <w:t>（</w:t>
      </w:r>
      <w:r w:rsidRPr="007F2C01">
        <w:rPr>
          <w:b/>
          <w:shd w:val="pct15" w:color="auto" w:fill="FFFFFF"/>
        </w:rPr>
        <w:t>Provider</w:t>
      </w:r>
      <w:r w:rsidRPr="007F2C01">
        <w:rPr>
          <w:rFonts w:hint="eastAsia"/>
          <w:b/>
          <w:shd w:val="pct15" w:color="auto" w:fill="FFFFFF"/>
        </w:rPr>
        <w:t>）</w:t>
      </w:r>
      <w:r>
        <w:rPr>
          <w:rFonts w:hint="eastAsia"/>
        </w:rPr>
        <w:t>：</w:t>
      </w:r>
      <w:r w:rsidRPr="00EE033D">
        <w:rPr>
          <w:rFonts w:hint="eastAsia"/>
        </w:rPr>
        <w:t>暴露服务的服务提供方</w:t>
      </w:r>
      <w:r>
        <w:rPr>
          <w:rFonts w:hint="eastAsia"/>
        </w:rPr>
        <w:t>，</w:t>
      </w:r>
      <w:r w:rsidRPr="00C30E1E">
        <w:rPr>
          <w:rFonts w:hint="eastAsia"/>
        </w:rPr>
        <w:t>服务提供者在启动时，向注册中心注册自己提供的服务。</w:t>
      </w:r>
    </w:p>
    <w:p w:rsidR="00FA62BF" w:rsidRPr="00316278" w:rsidRDefault="00FA62BF" w:rsidP="00FA62BF">
      <w:r>
        <w:tab/>
      </w:r>
      <w:r w:rsidRPr="007F2C01">
        <w:rPr>
          <w:b/>
          <w:shd w:val="pct15" w:color="auto" w:fill="FFFFFF"/>
        </w:rPr>
        <w:t>服务消费者</w:t>
      </w:r>
      <w:r w:rsidRPr="007F2C01">
        <w:rPr>
          <w:rFonts w:hint="eastAsia"/>
          <w:b/>
          <w:shd w:val="pct15" w:color="auto" w:fill="FFFFFF"/>
        </w:rPr>
        <w:t>（</w:t>
      </w:r>
      <w:r w:rsidRPr="007F2C01">
        <w:rPr>
          <w:b/>
          <w:shd w:val="pct15" w:color="auto" w:fill="FFFFFF"/>
        </w:rPr>
        <w:t>Consumer</w:t>
      </w:r>
      <w:r w:rsidRPr="007F2C01">
        <w:rPr>
          <w:rFonts w:hint="eastAsia"/>
          <w:b/>
          <w:shd w:val="pct15" w:color="auto" w:fill="FFFFFF"/>
        </w:rPr>
        <w:t>）</w:t>
      </w:r>
      <w:r>
        <w:t>:</w:t>
      </w:r>
      <w:r w:rsidRPr="00E5493E">
        <w:rPr>
          <w:rFonts w:hint="eastAsia"/>
        </w:rPr>
        <w:t xml:space="preserve"> </w:t>
      </w:r>
      <w:r w:rsidRPr="00E5493E">
        <w:rPr>
          <w:rFonts w:hint="eastAsia"/>
        </w:rPr>
        <w:t>调用远程服务的服务消费方</w:t>
      </w:r>
      <w:r>
        <w:rPr>
          <w:rFonts w:hint="eastAsia"/>
        </w:rPr>
        <w:t>，</w:t>
      </w:r>
      <w:r w:rsidRPr="002B26BC">
        <w:rPr>
          <w:rFonts w:hint="eastAsia"/>
        </w:rPr>
        <w:t>服务消费者在启动时，向注册中心订阅自己所需的服务</w:t>
      </w:r>
      <w:r>
        <w:rPr>
          <w:rFonts w:hint="eastAsia"/>
        </w:rPr>
        <w:t>，</w:t>
      </w:r>
      <w:r w:rsidRPr="00316278">
        <w:rPr>
          <w:rFonts w:hint="eastAsia"/>
        </w:rPr>
        <w:t>服务消费者，从提供者地址列表中，基于软负载均衡算法，选一台提供者进行调用，如果调用失败，再选另一台调用。</w:t>
      </w:r>
    </w:p>
    <w:p w:rsidR="00FA62BF" w:rsidRDefault="00FA62BF" w:rsidP="00FA62BF">
      <w:r>
        <w:tab/>
      </w:r>
      <w:r w:rsidRPr="007F2C01">
        <w:rPr>
          <w:b/>
          <w:shd w:val="pct15" w:color="auto" w:fill="FFFFFF"/>
        </w:rPr>
        <w:t>注册中心</w:t>
      </w:r>
      <w:r w:rsidRPr="007F2C01">
        <w:rPr>
          <w:rFonts w:hint="eastAsia"/>
          <w:b/>
          <w:shd w:val="pct15" w:color="auto" w:fill="FFFFFF"/>
        </w:rPr>
        <w:t>（</w:t>
      </w:r>
      <w:r w:rsidRPr="007F2C01">
        <w:rPr>
          <w:b/>
          <w:shd w:val="pct15" w:color="auto" w:fill="FFFFFF"/>
        </w:rPr>
        <w:t>Registry</w:t>
      </w:r>
      <w:r w:rsidRPr="007F2C01">
        <w:rPr>
          <w:rFonts w:hint="eastAsia"/>
          <w:b/>
          <w:shd w:val="pct15" w:color="auto" w:fill="FFFFFF"/>
        </w:rPr>
        <w:t>）</w:t>
      </w:r>
      <w:r>
        <w:rPr>
          <w:rFonts w:hint="eastAsia"/>
        </w:rPr>
        <w:t>：</w:t>
      </w:r>
      <w:r w:rsidRPr="006D1593">
        <w:rPr>
          <w:rFonts w:hint="eastAsia"/>
        </w:rPr>
        <w:t>注册中心返回服务提供者地址列表给消费者，如果有变更，注册</w:t>
      </w:r>
      <w:r w:rsidRPr="006D1593">
        <w:rPr>
          <w:rFonts w:hint="eastAsia"/>
        </w:rPr>
        <w:lastRenderedPageBreak/>
        <w:t>中心将基于长连接推送变更数据给消费者</w:t>
      </w:r>
    </w:p>
    <w:p w:rsidR="00FA62BF" w:rsidRDefault="00FA62BF" w:rsidP="00FA62BF">
      <w:r>
        <w:tab/>
      </w:r>
      <w:r w:rsidRPr="007F2C01">
        <w:rPr>
          <w:b/>
          <w:shd w:val="pct15" w:color="auto" w:fill="FFFFFF"/>
        </w:rPr>
        <w:t>监控中心</w:t>
      </w:r>
      <w:r w:rsidRPr="007F2C01">
        <w:rPr>
          <w:rFonts w:hint="eastAsia"/>
          <w:b/>
          <w:shd w:val="pct15" w:color="auto" w:fill="FFFFFF"/>
        </w:rPr>
        <w:t>（</w:t>
      </w:r>
      <w:r w:rsidRPr="007F2C01">
        <w:rPr>
          <w:b/>
          <w:shd w:val="pct15" w:color="auto" w:fill="FFFFFF"/>
        </w:rPr>
        <w:t>Monitor</w:t>
      </w:r>
      <w:r w:rsidRPr="007F2C01">
        <w:rPr>
          <w:rFonts w:hint="eastAsia"/>
          <w:b/>
          <w:shd w:val="pct15" w:color="auto" w:fill="FFFFFF"/>
        </w:rPr>
        <w:t>）</w:t>
      </w:r>
      <w:r>
        <w:rPr>
          <w:rFonts w:hint="eastAsia"/>
        </w:rPr>
        <w:t>：</w:t>
      </w:r>
      <w:r w:rsidRPr="00EB22A4">
        <w:rPr>
          <w:rFonts w:hint="eastAsia"/>
        </w:rPr>
        <w:t>服务消费者和提供者，在内存中累计调用次数和调用时间，定时每分钟发送一次统计数据到监控中心</w:t>
      </w:r>
    </w:p>
    <w:p w:rsidR="00FA62BF" w:rsidRDefault="00FA62BF" w:rsidP="00FA62BF">
      <w:pPr>
        <w:pStyle w:val="aa"/>
        <w:widowControl/>
        <w:numPr>
          <w:ilvl w:val="0"/>
          <w:numId w:val="9"/>
        </w:numPr>
        <w:spacing w:after="160" w:line="276" w:lineRule="auto"/>
        <w:ind w:firstLineChars="0"/>
        <w:jc w:val="left"/>
      </w:pPr>
      <w:r>
        <w:rPr>
          <w:rFonts w:hint="eastAsia"/>
        </w:rPr>
        <w:t>调用关系说明</w:t>
      </w:r>
    </w:p>
    <w:p w:rsidR="00FA62BF" w:rsidRDefault="00FA62BF" w:rsidP="00FA62BF">
      <w:pPr>
        <w:pStyle w:val="aa"/>
        <w:widowControl/>
        <w:numPr>
          <w:ilvl w:val="0"/>
          <w:numId w:val="8"/>
        </w:numPr>
        <w:spacing w:after="160" w:line="276" w:lineRule="auto"/>
        <w:ind w:firstLineChars="0"/>
        <w:jc w:val="left"/>
      </w:pPr>
      <w:r>
        <w:rPr>
          <w:rFonts w:hint="eastAsia"/>
        </w:rPr>
        <w:t>服务容器负责启动，加载，运行服务提供者。</w:t>
      </w:r>
    </w:p>
    <w:p w:rsidR="00FA62BF" w:rsidRDefault="00FA62BF" w:rsidP="00FA62BF">
      <w:pPr>
        <w:pStyle w:val="aa"/>
        <w:widowControl/>
        <w:numPr>
          <w:ilvl w:val="0"/>
          <w:numId w:val="8"/>
        </w:numPr>
        <w:spacing w:after="160" w:line="276" w:lineRule="auto"/>
        <w:ind w:firstLineChars="0"/>
        <w:jc w:val="left"/>
      </w:pPr>
      <w:r>
        <w:rPr>
          <w:rFonts w:hint="eastAsia"/>
        </w:rPr>
        <w:t>服务提供者在启动时，向注册中心注册自己提供的服务。</w:t>
      </w:r>
    </w:p>
    <w:p w:rsidR="00FA62BF" w:rsidRDefault="00FA62BF" w:rsidP="00FA62BF">
      <w:pPr>
        <w:pStyle w:val="aa"/>
        <w:widowControl/>
        <w:numPr>
          <w:ilvl w:val="0"/>
          <w:numId w:val="8"/>
        </w:numPr>
        <w:spacing w:after="160" w:line="276" w:lineRule="auto"/>
        <w:ind w:firstLineChars="0"/>
        <w:jc w:val="left"/>
      </w:pPr>
      <w:r>
        <w:rPr>
          <w:rFonts w:hint="eastAsia"/>
        </w:rPr>
        <w:t>服务消费者在启动时，向注册中心订阅自己所需的服务。</w:t>
      </w:r>
    </w:p>
    <w:p w:rsidR="00FA62BF" w:rsidRDefault="00FA62BF" w:rsidP="00FA62BF">
      <w:pPr>
        <w:pStyle w:val="aa"/>
        <w:widowControl/>
        <w:numPr>
          <w:ilvl w:val="0"/>
          <w:numId w:val="8"/>
        </w:numPr>
        <w:spacing w:after="160" w:line="276" w:lineRule="auto"/>
        <w:ind w:firstLineChars="0"/>
        <w:jc w:val="left"/>
      </w:pPr>
      <w:r>
        <w:rPr>
          <w:rFonts w:hint="eastAsia"/>
        </w:rPr>
        <w:t>注册中心返回服务提供者地址列表给消费者，如果有变更，注册中心将基于长连接推送变更数据给消费者。</w:t>
      </w:r>
    </w:p>
    <w:p w:rsidR="00FA62BF" w:rsidRDefault="00FA62BF" w:rsidP="00FA62BF">
      <w:pPr>
        <w:pStyle w:val="aa"/>
        <w:widowControl/>
        <w:numPr>
          <w:ilvl w:val="0"/>
          <w:numId w:val="8"/>
        </w:numPr>
        <w:spacing w:after="160" w:line="276" w:lineRule="auto"/>
        <w:ind w:firstLineChars="0"/>
        <w:jc w:val="left"/>
      </w:pPr>
      <w:r>
        <w:rPr>
          <w:rFonts w:hint="eastAsia"/>
        </w:rPr>
        <w:t>服务消费者，从提供者地址列表中，基于软负载均衡算法，选一台提供者进行调用，如果调用失败，再选另一台调用。</w:t>
      </w:r>
    </w:p>
    <w:p w:rsidR="0075523B" w:rsidRPr="00F24442" w:rsidRDefault="00FA62BF" w:rsidP="00A24B68">
      <w:pPr>
        <w:pStyle w:val="aa"/>
        <w:widowControl/>
        <w:numPr>
          <w:ilvl w:val="0"/>
          <w:numId w:val="8"/>
        </w:numPr>
        <w:spacing w:after="160" w:line="276" w:lineRule="auto"/>
        <w:ind w:firstLineChars="0"/>
        <w:jc w:val="left"/>
      </w:pPr>
      <w:r>
        <w:rPr>
          <w:rFonts w:hint="eastAsia"/>
        </w:rPr>
        <w:t>服务消费者和提供者，在内存中累计调用次数和调用时间，定时每分钟发送一次统计数据到监控中心。</w:t>
      </w:r>
    </w:p>
    <w:p w:rsidR="0075523B" w:rsidRPr="00343D66" w:rsidRDefault="00C844A2" w:rsidP="00343D66">
      <w:pPr>
        <w:pStyle w:val="3"/>
      </w:pPr>
      <w:r>
        <w:t>2</w:t>
      </w:r>
      <w:r w:rsidR="00163E69">
        <w:t xml:space="preserve"> </w:t>
      </w:r>
      <w:r w:rsidR="0075523B" w:rsidRPr="00343D66">
        <w:rPr>
          <w:rFonts w:hint="eastAsia"/>
        </w:rPr>
        <w:t>安装</w:t>
      </w:r>
      <w:r w:rsidR="0075523B" w:rsidRPr="00343D66">
        <w:rPr>
          <w:rFonts w:hint="eastAsia"/>
        </w:rPr>
        <w:t>zookeeper</w:t>
      </w:r>
    </w:p>
    <w:p w:rsidR="00343D66" w:rsidRPr="00163E69" w:rsidRDefault="00432A19" w:rsidP="00163E69">
      <w:pPr>
        <w:pStyle w:val="4"/>
      </w:pPr>
      <w:r>
        <w:t>2</w:t>
      </w:r>
      <w:r w:rsidR="00163E69">
        <w:t>.1</w:t>
      </w:r>
      <w:r w:rsidR="00343D66" w:rsidRPr="00163E69">
        <w:rPr>
          <w:rFonts w:hint="eastAsia"/>
        </w:rPr>
        <w:t>安装环境：</w:t>
      </w:r>
      <w:r w:rsidR="00343D66" w:rsidRPr="00163E69">
        <w:rPr>
          <w:rFonts w:hint="eastAsia"/>
        </w:rPr>
        <w:t xml:space="preserve">  </w:t>
      </w:r>
    </w:p>
    <w:p w:rsidR="00343D66" w:rsidRDefault="00343D66" w:rsidP="00343D66">
      <w:r w:rsidRPr="00343D66">
        <w:rPr>
          <w:rFonts w:hint="eastAsia"/>
        </w:rPr>
        <w:t xml:space="preserve">    </w:t>
      </w:r>
      <w:proofErr w:type="spellStart"/>
      <w:r>
        <w:t>linux</w:t>
      </w:r>
      <w:proofErr w:type="spellEnd"/>
      <w:r>
        <w:rPr>
          <w:rFonts w:hint="eastAsia"/>
        </w:rPr>
        <w:t>版本</w:t>
      </w:r>
      <w:r>
        <w:rPr>
          <w:rFonts w:hint="eastAsia"/>
        </w:rPr>
        <w:t>:</w:t>
      </w:r>
      <w:r w:rsidR="00B27218">
        <w:rPr>
          <w:rFonts w:hint="eastAsia"/>
        </w:rPr>
        <w:t xml:space="preserve"> CentOS 6.8</w:t>
      </w:r>
    </w:p>
    <w:p w:rsidR="00291909" w:rsidRDefault="00343D66" w:rsidP="00343D66">
      <w:pPr>
        <w:ind w:firstLineChars="200" w:firstLine="420"/>
      </w:pPr>
      <w:r>
        <w:t>zookeeper</w:t>
      </w:r>
      <w:r w:rsidRPr="00343D66">
        <w:rPr>
          <w:rFonts w:hint="eastAsia"/>
        </w:rPr>
        <w:t>版</w:t>
      </w:r>
      <w:r>
        <w:rPr>
          <w:rFonts w:hint="eastAsia"/>
        </w:rPr>
        <w:t>本</w:t>
      </w:r>
      <w:r w:rsidRPr="00343D66">
        <w:rPr>
          <w:rFonts w:hint="eastAsia"/>
        </w:rPr>
        <w:t xml:space="preserve">     zookeeper-3.4.11.tar.gz</w:t>
      </w:r>
    </w:p>
    <w:p w:rsidR="00291909" w:rsidRDefault="00693F57" w:rsidP="00343D66">
      <w:r>
        <w:rPr>
          <w:rFonts w:hint="eastAsia"/>
        </w:rPr>
        <w:t>拷贝</w:t>
      </w:r>
      <w:r>
        <w:rPr>
          <w:rFonts w:hint="eastAsia"/>
        </w:rPr>
        <w:t>zookeeper-3.4.11.tar.gz</w:t>
      </w:r>
      <w:r>
        <w:rPr>
          <w:rFonts w:hint="eastAsia"/>
        </w:rPr>
        <w:t>到</w:t>
      </w:r>
      <w:r w:rsidR="00EA6FCB">
        <w:rPr>
          <w:rFonts w:hint="eastAsia"/>
        </w:rPr>
        <w:t>/opt</w:t>
      </w:r>
      <w:r>
        <w:rPr>
          <w:rFonts w:hint="eastAsia"/>
        </w:rPr>
        <w:t>下，并解压缩</w:t>
      </w:r>
    </w:p>
    <w:p w:rsidR="00693F57" w:rsidRDefault="00EA6FCB" w:rsidP="00A24B68">
      <w:pPr>
        <w:rPr>
          <w:sz w:val="28"/>
        </w:rPr>
      </w:pPr>
      <w:r>
        <w:rPr>
          <w:noProof/>
        </w:rPr>
        <w:drawing>
          <wp:inline distT="0" distB="0" distL="0" distR="0" wp14:anchorId="535F9CB2" wp14:editId="6C5203B3">
            <wp:extent cx="5274310" cy="915035"/>
            <wp:effectExtent l="0" t="0" r="254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915035"/>
                    </a:xfrm>
                    <a:prstGeom prst="rect">
                      <a:avLst/>
                    </a:prstGeom>
                  </pic:spPr>
                </pic:pic>
              </a:graphicData>
            </a:graphic>
          </wp:inline>
        </w:drawing>
      </w:r>
    </w:p>
    <w:p w:rsidR="00693F57" w:rsidRDefault="00693F57" w:rsidP="009F39EE">
      <w:r>
        <w:rPr>
          <w:rFonts w:hint="eastAsia"/>
        </w:rPr>
        <w:t>改名叫</w:t>
      </w:r>
      <w:r>
        <w:rPr>
          <w:rFonts w:hint="eastAsia"/>
        </w:rPr>
        <w:t>zookeeper</w:t>
      </w:r>
    </w:p>
    <w:p w:rsidR="00693F57" w:rsidRDefault="00693F57" w:rsidP="009F39EE">
      <w:r>
        <w:rPr>
          <w:noProof/>
        </w:rPr>
        <w:drawing>
          <wp:inline distT="0" distB="0" distL="0" distR="0" wp14:anchorId="411D12B4" wp14:editId="6866764C">
            <wp:extent cx="5095875" cy="476250"/>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95875" cy="476250"/>
                    </a:xfrm>
                    <a:prstGeom prst="rect">
                      <a:avLst/>
                    </a:prstGeom>
                  </pic:spPr>
                </pic:pic>
              </a:graphicData>
            </a:graphic>
          </wp:inline>
        </w:drawing>
      </w:r>
    </w:p>
    <w:p w:rsidR="00693F57" w:rsidRDefault="00367FAF" w:rsidP="009F39EE">
      <w:pPr>
        <w:pStyle w:val="4"/>
      </w:pPr>
      <w:r>
        <w:rPr>
          <w:rFonts w:hint="eastAsia"/>
        </w:rPr>
        <w:lastRenderedPageBreak/>
        <w:t>2</w:t>
      </w:r>
      <w:r w:rsidR="009F39EE">
        <w:rPr>
          <w:rFonts w:hint="eastAsia"/>
        </w:rPr>
        <w:t>.2</w:t>
      </w:r>
      <w:r w:rsidR="00BF7052">
        <w:rPr>
          <w:rFonts w:hint="eastAsia"/>
        </w:rPr>
        <w:t>制作开机启动的脚本</w:t>
      </w:r>
    </w:p>
    <w:p w:rsidR="00BF7052" w:rsidRDefault="00BF7052" w:rsidP="009F39EE">
      <w:r>
        <w:rPr>
          <w:noProof/>
        </w:rPr>
        <w:drawing>
          <wp:inline distT="0" distB="0" distL="0" distR="0" wp14:anchorId="0D4D58F0" wp14:editId="6ABEEE89">
            <wp:extent cx="3905250" cy="342900"/>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905250" cy="342900"/>
                    </a:xfrm>
                    <a:prstGeom prst="rect">
                      <a:avLst/>
                    </a:prstGeom>
                  </pic:spPr>
                </pic:pic>
              </a:graphicData>
            </a:graphic>
          </wp:inline>
        </w:drawing>
      </w:r>
    </w:p>
    <w:p w:rsidR="00693F57" w:rsidRDefault="00BF7052" w:rsidP="009F39EE">
      <w:proofErr w:type="gramStart"/>
      <w:r>
        <w:rPr>
          <w:rFonts w:hint="eastAsia"/>
        </w:rPr>
        <w:t>把如下</w:t>
      </w:r>
      <w:proofErr w:type="gramEnd"/>
      <w:r>
        <w:rPr>
          <w:rFonts w:hint="eastAsia"/>
        </w:rPr>
        <w:t>脚本复制进去</w:t>
      </w:r>
    </w:p>
    <w:tbl>
      <w:tblPr>
        <w:tblStyle w:val="ad"/>
        <w:tblW w:w="0" w:type="auto"/>
        <w:tblLook w:val="04A0" w:firstRow="1" w:lastRow="0" w:firstColumn="1" w:lastColumn="0" w:noHBand="0" w:noVBand="1"/>
      </w:tblPr>
      <w:tblGrid>
        <w:gridCol w:w="8522"/>
      </w:tblGrid>
      <w:tr w:rsidR="00BF7052" w:rsidTr="00BF7052">
        <w:tc>
          <w:tcPr>
            <w:tcW w:w="8522" w:type="dxa"/>
          </w:tcPr>
          <w:p w:rsidR="00BF7052" w:rsidRPr="00BF7052" w:rsidRDefault="00BF7052" w:rsidP="00BF7052">
            <w:pPr>
              <w:pStyle w:val="af"/>
            </w:pPr>
            <w:r w:rsidRPr="00BF7052">
              <w:t>#!/bin/bash</w:t>
            </w:r>
          </w:p>
          <w:p w:rsidR="00BF7052" w:rsidRPr="00BF7052" w:rsidRDefault="00BF7052" w:rsidP="00BF7052">
            <w:pPr>
              <w:pStyle w:val="af"/>
            </w:pPr>
            <w:r w:rsidRPr="00BF7052">
              <w:t>#chkconfig:2345 20 90</w:t>
            </w:r>
          </w:p>
          <w:p w:rsidR="00BF7052" w:rsidRPr="00BF7052" w:rsidRDefault="00BF7052" w:rsidP="00BF7052">
            <w:pPr>
              <w:pStyle w:val="af"/>
            </w:pPr>
            <w:r w:rsidRPr="00BF7052">
              <w:t>#</w:t>
            </w:r>
            <w:proofErr w:type="spellStart"/>
            <w:r w:rsidRPr="00BF7052">
              <w:t>description:zookeeper</w:t>
            </w:r>
            <w:proofErr w:type="spellEnd"/>
          </w:p>
          <w:p w:rsidR="00BF7052" w:rsidRPr="00BF7052" w:rsidRDefault="00BF7052" w:rsidP="00BF7052">
            <w:pPr>
              <w:pStyle w:val="af"/>
            </w:pPr>
            <w:r w:rsidRPr="00BF7052">
              <w:t>#</w:t>
            </w:r>
            <w:proofErr w:type="spellStart"/>
            <w:r w:rsidRPr="00BF7052">
              <w:t>processname:zookeeper</w:t>
            </w:r>
            <w:proofErr w:type="spellEnd"/>
          </w:p>
          <w:p w:rsidR="00BF7052" w:rsidRPr="00BF7052" w:rsidRDefault="00BF7052" w:rsidP="00BF7052">
            <w:pPr>
              <w:pStyle w:val="af"/>
            </w:pPr>
            <w:r w:rsidRPr="00BF7052">
              <w:t>ZK_PATH=/opt/zookeeper</w:t>
            </w:r>
          </w:p>
          <w:p w:rsidR="00BF7052" w:rsidRPr="00BF7052" w:rsidRDefault="00BF7052" w:rsidP="00BF7052">
            <w:pPr>
              <w:pStyle w:val="af"/>
            </w:pPr>
            <w:r w:rsidRPr="00BF7052">
              <w:t>export JAVA_HOME=/opt/jdk1.</w:t>
            </w:r>
            <w:r w:rsidR="00A72E42">
              <w:t>8.0</w:t>
            </w:r>
            <w:r w:rsidR="00A72E42">
              <w:rPr>
                <w:rFonts w:hint="eastAsia"/>
              </w:rPr>
              <w:t>_152</w:t>
            </w:r>
          </w:p>
          <w:p w:rsidR="00BF7052" w:rsidRPr="00BF7052" w:rsidRDefault="00BF7052" w:rsidP="00BF7052">
            <w:pPr>
              <w:pStyle w:val="af"/>
            </w:pPr>
            <w:r w:rsidRPr="00BF7052">
              <w:t>case $1 in</w:t>
            </w:r>
          </w:p>
          <w:p w:rsidR="00BF7052" w:rsidRPr="00BF7052" w:rsidRDefault="00BF7052" w:rsidP="00BF7052">
            <w:pPr>
              <w:pStyle w:val="af"/>
            </w:pPr>
            <w:r w:rsidRPr="00BF7052">
              <w:t xml:space="preserve">         start) </w:t>
            </w:r>
            <w:proofErr w:type="spellStart"/>
            <w:r w:rsidRPr="00BF7052">
              <w:t>sh</w:t>
            </w:r>
            <w:proofErr w:type="spellEnd"/>
            <w:r w:rsidRPr="00BF7052">
              <w:t xml:space="preserve">  $ZK_PATH/bin/zkServer.sh start;;</w:t>
            </w:r>
          </w:p>
          <w:p w:rsidR="00BF7052" w:rsidRPr="00BF7052" w:rsidRDefault="00BF7052" w:rsidP="00BF7052">
            <w:pPr>
              <w:pStyle w:val="af"/>
            </w:pPr>
            <w:r w:rsidRPr="00BF7052">
              <w:t xml:space="preserve">         stop)  </w:t>
            </w:r>
            <w:proofErr w:type="spellStart"/>
            <w:r w:rsidRPr="00BF7052">
              <w:t>sh</w:t>
            </w:r>
            <w:proofErr w:type="spellEnd"/>
            <w:r w:rsidRPr="00BF7052">
              <w:t xml:space="preserve">  $ZK_PATH/bin/zkServer.sh stop;;</w:t>
            </w:r>
          </w:p>
          <w:p w:rsidR="00BF7052" w:rsidRPr="00BF7052" w:rsidRDefault="00BF7052" w:rsidP="00BF7052">
            <w:pPr>
              <w:pStyle w:val="af"/>
            </w:pPr>
            <w:r w:rsidRPr="00BF7052">
              <w:t xml:space="preserve">         status) </w:t>
            </w:r>
            <w:proofErr w:type="spellStart"/>
            <w:r w:rsidRPr="00BF7052">
              <w:t>sh</w:t>
            </w:r>
            <w:proofErr w:type="spellEnd"/>
            <w:r w:rsidRPr="00BF7052">
              <w:t xml:space="preserve">  $ZK_PATH/bin/zkServer.sh status;;</w:t>
            </w:r>
          </w:p>
          <w:p w:rsidR="00BF7052" w:rsidRPr="00BF7052" w:rsidRDefault="00BF7052" w:rsidP="00BF7052">
            <w:pPr>
              <w:pStyle w:val="af"/>
            </w:pPr>
            <w:r w:rsidRPr="00BF7052">
              <w:t xml:space="preserve">         restart) </w:t>
            </w:r>
            <w:proofErr w:type="spellStart"/>
            <w:r w:rsidRPr="00BF7052">
              <w:t>sh</w:t>
            </w:r>
            <w:proofErr w:type="spellEnd"/>
            <w:r w:rsidRPr="00BF7052">
              <w:t xml:space="preserve"> $ZK_PATH/bin/zkServer.sh restart;;</w:t>
            </w:r>
          </w:p>
          <w:p w:rsidR="00BF7052" w:rsidRPr="00BF7052" w:rsidRDefault="00BF7052" w:rsidP="00BF7052">
            <w:pPr>
              <w:pStyle w:val="af"/>
            </w:pPr>
            <w:r w:rsidRPr="00BF7052">
              <w:t xml:space="preserve">         *)  echo "require </w:t>
            </w:r>
            <w:proofErr w:type="spellStart"/>
            <w:r w:rsidRPr="00BF7052">
              <w:t>start|stop|status|restart</w:t>
            </w:r>
            <w:proofErr w:type="spellEnd"/>
            <w:r w:rsidRPr="00BF7052">
              <w:t>"  ;;</w:t>
            </w:r>
          </w:p>
          <w:p w:rsidR="00BF7052" w:rsidRDefault="00BF7052" w:rsidP="00BF7052">
            <w:pPr>
              <w:pStyle w:val="af"/>
              <w:rPr>
                <w:sz w:val="28"/>
              </w:rPr>
            </w:pPr>
            <w:proofErr w:type="spellStart"/>
            <w:r w:rsidRPr="00BF7052">
              <w:t>esac</w:t>
            </w:r>
            <w:proofErr w:type="spellEnd"/>
          </w:p>
        </w:tc>
      </w:tr>
    </w:tbl>
    <w:p w:rsidR="00BF7052" w:rsidRDefault="00BF7052" w:rsidP="00A24B68">
      <w:pPr>
        <w:rPr>
          <w:sz w:val="28"/>
        </w:rPr>
      </w:pPr>
    </w:p>
    <w:p w:rsidR="00BF7052" w:rsidRDefault="00BF7052" w:rsidP="00A24B68">
      <w:pPr>
        <w:rPr>
          <w:sz w:val="28"/>
        </w:rPr>
      </w:pPr>
      <w:r>
        <w:rPr>
          <w:noProof/>
        </w:rPr>
        <w:drawing>
          <wp:inline distT="0" distB="0" distL="0" distR="0" wp14:anchorId="438DA388" wp14:editId="1E2EA449">
            <wp:extent cx="4095750" cy="1924050"/>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095750" cy="1924050"/>
                    </a:xfrm>
                    <a:prstGeom prst="rect">
                      <a:avLst/>
                    </a:prstGeom>
                  </pic:spPr>
                </pic:pic>
              </a:graphicData>
            </a:graphic>
          </wp:inline>
        </w:drawing>
      </w:r>
    </w:p>
    <w:p w:rsidR="00693F57" w:rsidRDefault="00693F57" w:rsidP="00A24B68">
      <w:pPr>
        <w:rPr>
          <w:sz w:val="28"/>
        </w:rPr>
      </w:pPr>
    </w:p>
    <w:p w:rsidR="00693F57" w:rsidRDefault="00BF7052" w:rsidP="009F39EE">
      <w:r>
        <w:rPr>
          <w:rFonts w:hint="eastAsia"/>
        </w:rPr>
        <w:t>然后把脚本注册为</w:t>
      </w:r>
      <w:r>
        <w:rPr>
          <w:rFonts w:hint="eastAsia"/>
        </w:rPr>
        <w:t>Service</w:t>
      </w:r>
    </w:p>
    <w:p w:rsidR="00693F57" w:rsidRDefault="00BF7052" w:rsidP="00A24B68">
      <w:pPr>
        <w:rPr>
          <w:sz w:val="28"/>
        </w:rPr>
      </w:pPr>
      <w:r>
        <w:rPr>
          <w:noProof/>
        </w:rPr>
        <w:lastRenderedPageBreak/>
        <w:drawing>
          <wp:inline distT="0" distB="0" distL="0" distR="0" wp14:anchorId="53D742D3" wp14:editId="15E1CEC3">
            <wp:extent cx="4848225" cy="2238375"/>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848225" cy="2238375"/>
                    </a:xfrm>
                    <a:prstGeom prst="rect">
                      <a:avLst/>
                    </a:prstGeom>
                  </pic:spPr>
                </pic:pic>
              </a:graphicData>
            </a:graphic>
          </wp:inline>
        </w:drawing>
      </w:r>
    </w:p>
    <w:p w:rsidR="00BF7052" w:rsidRDefault="00BF7052" w:rsidP="009F39EE">
      <w:r>
        <w:rPr>
          <w:rFonts w:hint="eastAsia"/>
        </w:rPr>
        <w:t>增加权限</w:t>
      </w:r>
    </w:p>
    <w:p w:rsidR="00BF7052" w:rsidRDefault="00BF7052" w:rsidP="00A24B68">
      <w:pPr>
        <w:rPr>
          <w:sz w:val="28"/>
        </w:rPr>
      </w:pPr>
      <w:r>
        <w:rPr>
          <w:noProof/>
        </w:rPr>
        <w:drawing>
          <wp:inline distT="0" distB="0" distL="0" distR="0" wp14:anchorId="0981D4E2" wp14:editId="5FF04CFB">
            <wp:extent cx="3705225" cy="1352550"/>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705225" cy="1352550"/>
                    </a:xfrm>
                    <a:prstGeom prst="rect">
                      <a:avLst/>
                    </a:prstGeom>
                  </pic:spPr>
                </pic:pic>
              </a:graphicData>
            </a:graphic>
          </wp:inline>
        </w:drawing>
      </w:r>
    </w:p>
    <w:p w:rsidR="00BF7052" w:rsidRDefault="00367FAF" w:rsidP="009F39EE">
      <w:pPr>
        <w:pStyle w:val="4"/>
      </w:pPr>
      <w:r>
        <w:rPr>
          <w:rFonts w:hint="eastAsia"/>
        </w:rPr>
        <w:t>2</w:t>
      </w:r>
      <w:r w:rsidR="009F39EE">
        <w:rPr>
          <w:rFonts w:hint="eastAsia"/>
        </w:rPr>
        <w:t>.3</w:t>
      </w:r>
      <w:r w:rsidR="00BF7052">
        <w:rPr>
          <w:rFonts w:hint="eastAsia"/>
        </w:rPr>
        <w:t>初始化</w:t>
      </w:r>
      <w:r w:rsidR="00BF7052">
        <w:rPr>
          <w:rFonts w:hint="eastAsia"/>
        </w:rPr>
        <w:t>zookeeper</w:t>
      </w:r>
      <w:r w:rsidR="00BF7052">
        <w:rPr>
          <w:rFonts w:hint="eastAsia"/>
        </w:rPr>
        <w:t>配置文件</w:t>
      </w:r>
    </w:p>
    <w:p w:rsidR="00BF7052" w:rsidRDefault="00BF7052" w:rsidP="009F39EE">
      <w:r>
        <w:rPr>
          <w:rFonts w:hint="eastAsia"/>
        </w:rPr>
        <w:t>拷贝</w:t>
      </w:r>
      <w:r>
        <w:rPr>
          <w:rFonts w:hint="eastAsia"/>
        </w:rPr>
        <w:t>/opt/zookeeper/</w:t>
      </w:r>
      <w:r w:rsidR="005B6027">
        <w:t>conf/</w:t>
      </w:r>
      <w:proofErr w:type="spellStart"/>
      <w:r w:rsidR="005B6027">
        <w:t>zoo_sample</w:t>
      </w:r>
      <w:r w:rsidR="005B6027">
        <w:rPr>
          <w:rFonts w:hint="eastAsia"/>
        </w:rPr>
        <w:t>.cfg</w:t>
      </w:r>
      <w:proofErr w:type="spellEnd"/>
      <w:r w:rsidR="005B6027">
        <w:rPr>
          <w:rFonts w:hint="eastAsia"/>
        </w:rPr>
        <w:t xml:space="preserve">   </w:t>
      </w:r>
    </w:p>
    <w:p w:rsidR="005B6027" w:rsidRDefault="005B6027" w:rsidP="009F39EE">
      <w:r>
        <w:rPr>
          <w:rFonts w:hint="eastAsia"/>
        </w:rPr>
        <w:t>到同一个</w:t>
      </w:r>
      <w:proofErr w:type="gramStart"/>
      <w:r>
        <w:rPr>
          <w:rFonts w:hint="eastAsia"/>
        </w:rPr>
        <w:t>目录下改个</w:t>
      </w:r>
      <w:proofErr w:type="gramEnd"/>
      <w:r>
        <w:rPr>
          <w:rFonts w:hint="eastAsia"/>
        </w:rPr>
        <w:t>名字叫</w:t>
      </w:r>
      <w:proofErr w:type="spellStart"/>
      <w:r>
        <w:rPr>
          <w:rFonts w:hint="eastAsia"/>
        </w:rPr>
        <w:t>zoo.cfg</w:t>
      </w:r>
      <w:proofErr w:type="spellEnd"/>
    </w:p>
    <w:p w:rsidR="005B6027" w:rsidRDefault="005B6027" w:rsidP="00A24B68">
      <w:pPr>
        <w:rPr>
          <w:sz w:val="28"/>
        </w:rPr>
      </w:pPr>
      <w:r>
        <w:rPr>
          <w:noProof/>
        </w:rPr>
        <w:drawing>
          <wp:inline distT="0" distB="0" distL="0" distR="0" wp14:anchorId="781F526F" wp14:editId="75CAEE8D">
            <wp:extent cx="5124450" cy="990600"/>
            <wp:effectExtent l="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124450" cy="990600"/>
                    </a:xfrm>
                    <a:prstGeom prst="rect">
                      <a:avLst/>
                    </a:prstGeom>
                  </pic:spPr>
                </pic:pic>
              </a:graphicData>
            </a:graphic>
          </wp:inline>
        </w:drawing>
      </w:r>
    </w:p>
    <w:p w:rsidR="005B6027" w:rsidRDefault="005B6027" w:rsidP="009F39EE">
      <w:r>
        <w:rPr>
          <w:rFonts w:hint="eastAsia"/>
        </w:rPr>
        <w:t>然后咱们启动</w:t>
      </w:r>
      <w:r>
        <w:rPr>
          <w:rFonts w:hint="eastAsia"/>
        </w:rPr>
        <w:t>zookeeper</w:t>
      </w:r>
    </w:p>
    <w:p w:rsidR="005B6027" w:rsidRDefault="005B6027" w:rsidP="009F39EE"/>
    <w:p w:rsidR="005B6027" w:rsidRDefault="005B6027" w:rsidP="009F39EE">
      <w:r>
        <w:rPr>
          <w:noProof/>
        </w:rPr>
        <w:drawing>
          <wp:inline distT="0" distB="0" distL="0" distR="0" wp14:anchorId="5A1C07A3" wp14:editId="2EA00319">
            <wp:extent cx="3467100" cy="790575"/>
            <wp:effectExtent l="0" t="0" r="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467100" cy="790575"/>
                    </a:xfrm>
                    <a:prstGeom prst="rect">
                      <a:avLst/>
                    </a:prstGeom>
                  </pic:spPr>
                </pic:pic>
              </a:graphicData>
            </a:graphic>
          </wp:inline>
        </w:drawing>
      </w:r>
    </w:p>
    <w:p w:rsidR="00A10F23" w:rsidRPr="009140A4" w:rsidRDefault="005B6027" w:rsidP="00A24B68">
      <w:pPr>
        <w:rPr>
          <w:rFonts w:hint="eastAsia"/>
        </w:rPr>
      </w:pPr>
      <w:r>
        <w:rPr>
          <w:rFonts w:hint="eastAsia"/>
        </w:rPr>
        <w:t>以上状态即为安装成功</w:t>
      </w:r>
      <w:r w:rsidR="002F5902">
        <w:rPr>
          <w:rFonts w:hint="eastAsia"/>
        </w:rPr>
        <w:t>。</w:t>
      </w:r>
      <w:bookmarkStart w:id="10" w:name="_GoBack"/>
      <w:bookmarkEnd w:id="10"/>
    </w:p>
    <w:p w:rsidR="00A10F23" w:rsidRPr="009F39EE" w:rsidRDefault="009F08CE" w:rsidP="009F39EE">
      <w:pPr>
        <w:pStyle w:val="3"/>
      </w:pPr>
      <w:r>
        <w:lastRenderedPageBreak/>
        <w:t>3</w:t>
      </w:r>
      <w:r w:rsidR="00163E69">
        <w:t xml:space="preserve"> </w:t>
      </w:r>
      <w:r w:rsidR="009F39EE">
        <w:t xml:space="preserve"> </w:t>
      </w:r>
      <w:proofErr w:type="spellStart"/>
      <w:r w:rsidR="00A10F23" w:rsidRPr="009F39EE">
        <w:rPr>
          <w:rFonts w:hint="eastAsia"/>
        </w:rPr>
        <w:t>dubbo</w:t>
      </w:r>
      <w:proofErr w:type="spellEnd"/>
      <w:r w:rsidR="00A10F23" w:rsidRPr="009F39EE">
        <w:rPr>
          <w:rFonts w:hint="eastAsia"/>
        </w:rPr>
        <w:t>的使用</w:t>
      </w:r>
    </w:p>
    <w:p w:rsidR="00CF07F9" w:rsidRDefault="00A10F23" w:rsidP="009F39EE">
      <w:pPr>
        <w:ind w:firstLineChars="200" w:firstLine="420"/>
      </w:pPr>
      <w:proofErr w:type="spellStart"/>
      <w:r>
        <w:rPr>
          <w:rFonts w:hint="eastAsia"/>
        </w:rPr>
        <w:t>dubbo</w:t>
      </w:r>
      <w:proofErr w:type="spellEnd"/>
      <w:r>
        <w:rPr>
          <w:rFonts w:hint="eastAsia"/>
        </w:rPr>
        <w:t>本身并不是一个服务软件。它其实就是一个</w:t>
      </w:r>
      <w:r>
        <w:rPr>
          <w:rFonts w:hint="eastAsia"/>
        </w:rPr>
        <w:t>jar</w:t>
      </w:r>
      <w:proofErr w:type="gramStart"/>
      <w:r>
        <w:rPr>
          <w:rFonts w:hint="eastAsia"/>
        </w:rPr>
        <w:t>包能够</w:t>
      </w:r>
      <w:proofErr w:type="gramEnd"/>
      <w:r>
        <w:rPr>
          <w:rFonts w:hint="eastAsia"/>
        </w:rPr>
        <w:t>帮你的</w:t>
      </w:r>
      <w:r>
        <w:rPr>
          <w:rFonts w:hint="eastAsia"/>
        </w:rPr>
        <w:t>java</w:t>
      </w:r>
      <w:r>
        <w:rPr>
          <w:rFonts w:hint="eastAsia"/>
        </w:rPr>
        <w:t>程序连接到</w:t>
      </w:r>
      <w:r>
        <w:rPr>
          <w:rFonts w:hint="eastAsia"/>
        </w:rPr>
        <w:t>zookeeper</w:t>
      </w:r>
      <w:r>
        <w:rPr>
          <w:rFonts w:hint="eastAsia"/>
        </w:rPr>
        <w:t>，并利用</w:t>
      </w:r>
      <w:r>
        <w:rPr>
          <w:rFonts w:hint="eastAsia"/>
        </w:rPr>
        <w:t>zookeeper</w:t>
      </w:r>
      <w:r>
        <w:rPr>
          <w:rFonts w:hint="eastAsia"/>
        </w:rPr>
        <w:t>消费、提供服务。</w:t>
      </w:r>
      <w:r w:rsidR="00CF07F9">
        <w:rPr>
          <w:rFonts w:hint="eastAsia"/>
        </w:rPr>
        <w:t>所以你不用在</w:t>
      </w:r>
      <w:r w:rsidR="00CF07F9">
        <w:rPr>
          <w:rFonts w:hint="eastAsia"/>
        </w:rPr>
        <w:t>Linux</w:t>
      </w:r>
      <w:r w:rsidR="00CF07F9">
        <w:rPr>
          <w:rFonts w:hint="eastAsia"/>
        </w:rPr>
        <w:t>上启动什么</w:t>
      </w:r>
      <w:proofErr w:type="spellStart"/>
      <w:r w:rsidR="00CF07F9">
        <w:rPr>
          <w:rFonts w:hint="eastAsia"/>
        </w:rPr>
        <w:t>dubbo</w:t>
      </w:r>
      <w:proofErr w:type="spellEnd"/>
      <w:r w:rsidR="00CF07F9">
        <w:rPr>
          <w:rFonts w:hint="eastAsia"/>
        </w:rPr>
        <w:t>服务。</w:t>
      </w:r>
    </w:p>
    <w:p w:rsidR="00A10F23" w:rsidRDefault="00CF07F9" w:rsidP="009F39EE">
      <w:r>
        <w:rPr>
          <w:rFonts w:hint="eastAsia"/>
        </w:rPr>
        <w:t>但是为了让用户更好的管理监控众多的</w:t>
      </w:r>
      <w:proofErr w:type="spellStart"/>
      <w:r>
        <w:rPr>
          <w:rFonts w:hint="eastAsia"/>
        </w:rPr>
        <w:t>dubbo</w:t>
      </w:r>
      <w:proofErr w:type="spellEnd"/>
      <w:r>
        <w:rPr>
          <w:rFonts w:hint="eastAsia"/>
        </w:rPr>
        <w:t>服务，官方提供了一个可视化的监控程序，不过这个监控即使不装也不影响使用。</w:t>
      </w:r>
    </w:p>
    <w:p w:rsidR="00CF07F9" w:rsidRDefault="009F08CE" w:rsidP="009F39EE">
      <w:pPr>
        <w:pStyle w:val="4"/>
      </w:pPr>
      <w:r>
        <w:rPr>
          <w:rFonts w:hint="eastAsia"/>
        </w:rPr>
        <w:t>3</w:t>
      </w:r>
      <w:r w:rsidR="009F39EE">
        <w:rPr>
          <w:rFonts w:hint="eastAsia"/>
        </w:rPr>
        <w:t>.1</w:t>
      </w:r>
      <w:r w:rsidR="00CF07F9">
        <w:rPr>
          <w:rFonts w:hint="eastAsia"/>
        </w:rPr>
        <w:t>安装监控软件</w:t>
      </w:r>
      <w:r w:rsidR="006D7953">
        <w:rPr>
          <w:rFonts w:hint="eastAsia"/>
        </w:rPr>
        <w:t>：</w:t>
      </w:r>
      <w:r w:rsidR="006D7953">
        <w:rPr>
          <w:rFonts w:hint="eastAsia"/>
        </w:rPr>
        <w:t xml:space="preserve"> </w:t>
      </w:r>
    </w:p>
    <w:p w:rsidR="00DE6AA0" w:rsidRDefault="006D7953" w:rsidP="009F39EE">
      <w:r>
        <w:t xml:space="preserve"> </w:t>
      </w:r>
      <w:r>
        <w:rPr>
          <w:rFonts w:hint="eastAsia"/>
        </w:rPr>
        <w:t>材料：</w:t>
      </w:r>
      <w:r>
        <w:rPr>
          <w:rFonts w:hint="eastAsia"/>
        </w:rPr>
        <w:t xml:space="preserve"> tomcat8 </w:t>
      </w:r>
      <w:proofErr w:type="gramStart"/>
      <w:r>
        <w:rPr>
          <w:rFonts w:hint="eastAsia"/>
        </w:rPr>
        <w:t xml:space="preserve">+  </w:t>
      </w:r>
      <w:proofErr w:type="spellStart"/>
      <w:r>
        <w:t>dub</w:t>
      </w:r>
      <w:r w:rsidR="00DE6AA0">
        <w:rPr>
          <w:rFonts w:hint="eastAsia"/>
        </w:rPr>
        <w:t>bo</w:t>
      </w:r>
      <w:proofErr w:type="spellEnd"/>
      <w:proofErr w:type="gramEnd"/>
      <w:r w:rsidR="00DE6AA0">
        <w:rPr>
          <w:rFonts w:hint="eastAsia"/>
        </w:rPr>
        <w:t>-admin</w:t>
      </w:r>
    </w:p>
    <w:p w:rsidR="00DE6AA0" w:rsidRDefault="00DE6AA0" w:rsidP="009F39EE">
      <w:r>
        <w:rPr>
          <w:rFonts w:hint="eastAsia"/>
        </w:rPr>
        <w:t xml:space="preserve"> </w:t>
      </w:r>
      <w:r>
        <w:rPr>
          <w:rFonts w:hint="eastAsia"/>
        </w:rPr>
        <w:t>拷贝</w:t>
      </w:r>
      <w:r>
        <w:rPr>
          <w:rFonts w:hint="eastAsia"/>
        </w:rPr>
        <w:t>tomcat8</w:t>
      </w:r>
      <w:r>
        <w:rPr>
          <w:rFonts w:hint="eastAsia"/>
        </w:rPr>
        <w:t>和</w:t>
      </w:r>
      <w:proofErr w:type="spellStart"/>
      <w:r>
        <w:rPr>
          <w:rFonts w:hint="eastAsia"/>
        </w:rPr>
        <w:t>dubbo</w:t>
      </w:r>
      <w:proofErr w:type="spellEnd"/>
      <w:r>
        <w:rPr>
          <w:rFonts w:hint="eastAsia"/>
        </w:rPr>
        <w:t>-admin</w:t>
      </w:r>
      <w:r>
        <w:rPr>
          <w:rFonts w:hint="eastAsia"/>
        </w:rPr>
        <w:t>到</w:t>
      </w:r>
      <w:r>
        <w:t>/opt</w:t>
      </w:r>
      <w:r>
        <w:rPr>
          <w:rFonts w:hint="eastAsia"/>
        </w:rPr>
        <w:t>目录下</w:t>
      </w:r>
    </w:p>
    <w:p w:rsidR="00DE6AA0" w:rsidRDefault="00DE6AA0" w:rsidP="00DE6AA0">
      <w:pPr>
        <w:ind w:firstLineChars="200" w:firstLine="420"/>
        <w:rPr>
          <w:sz w:val="28"/>
        </w:rPr>
      </w:pPr>
      <w:r>
        <w:rPr>
          <w:noProof/>
        </w:rPr>
        <w:drawing>
          <wp:inline distT="0" distB="0" distL="0" distR="0" wp14:anchorId="556C902A" wp14:editId="76D374D0">
            <wp:extent cx="5274310" cy="1197610"/>
            <wp:effectExtent l="0" t="0" r="2540" b="254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1197610"/>
                    </a:xfrm>
                    <a:prstGeom prst="rect">
                      <a:avLst/>
                    </a:prstGeom>
                  </pic:spPr>
                </pic:pic>
              </a:graphicData>
            </a:graphic>
          </wp:inline>
        </w:drawing>
      </w:r>
    </w:p>
    <w:p w:rsidR="00DE6AA0" w:rsidRDefault="00DE6AA0" w:rsidP="009F39EE">
      <w:r>
        <w:rPr>
          <w:rFonts w:hint="eastAsia"/>
        </w:rPr>
        <w:t>然后把</w:t>
      </w:r>
      <w:r>
        <w:rPr>
          <w:rFonts w:hint="eastAsia"/>
        </w:rPr>
        <w:t>dubbo</w:t>
      </w:r>
      <w:r>
        <w:t>-admin-2.6.0.war</w:t>
      </w:r>
      <w:r>
        <w:rPr>
          <w:rFonts w:hint="eastAsia"/>
        </w:rPr>
        <w:t>拷贝到</w:t>
      </w:r>
      <w:r>
        <w:rPr>
          <w:rFonts w:hint="eastAsia"/>
        </w:rPr>
        <w:t>tomcat</w:t>
      </w:r>
      <w:r>
        <w:rPr>
          <w:rFonts w:hint="eastAsia"/>
        </w:rPr>
        <w:t>的</w:t>
      </w:r>
      <w:proofErr w:type="spellStart"/>
      <w:r>
        <w:rPr>
          <w:rFonts w:hint="eastAsia"/>
        </w:rPr>
        <w:t>webapps</w:t>
      </w:r>
      <w:proofErr w:type="spellEnd"/>
      <w:r>
        <w:rPr>
          <w:rFonts w:hint="eastAsia"/>
        </w:rPr>
        <w:t>目录下</w:t>
      </w:r>
    </w:p>
    <w:p w:rsidR="00DB7DD2" w:rsidRDefault="00DE6AA0" w:rsidP="009F39EE">
      <w:pPr>
        <w:ind w:firstLineChars="200" w:firstLine="420"/>
        <w:rPr>
          <w:sz w:val="28"/>
        </w:rPr>
      </w:pPr>
      <w:r>
        <w:rPr>
          <w:noProof/>
        </w:rPr>
        <w:drawing>
          <wp:inline distT="0" distB="0" distL="0" distR="0" wp14:anchorId="0F2EA0F8" wp14:editId="04B837DD">
            <wp:extent cx="5274310" cy="235585"/>
            <wp:effectExtent l="0" t="0" r="254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235585"/>
                    </a:xfrm>
                    <a:prstGeom prst="rect">
                      <a:avLst/>
                    </a:prstGeom>
                  </pic:spPr>
                </pic:pic>
              </a:graphicData>
            </a:graphic>
          </wp:inline>
        </w:drawing>
      </w:r>
    </w:p>
    <w:p w:rsidR="009F39EE" w:rsidRDefault="009F08CE" w:rsidP="009F39EE">
      <w:pPr>
        <w:pStyle w:val="4"/>
      </w:pPr>
      <w:r>
        <w:rPr>
          <w:rFonts w:hint="eastAsia"/>
        </w:rPr>
        <w:t>3</w:t>
      </w:r>
      <w:r w:rsidR="009F39EE">
        <w:rPr>
          <w:rFonts w:hint="eastAsia"/>
        </w:rPr>
        <w:t>.2</w:t>
      </w:r>
      <w:r w:rsidR="009F39EE">
        <w:rPr>
          <w:rFonts w:hint="eastAsia"/>
        </w:rPr>
        <w:t>设置开机启动</w:t>
      </w:r>
      <w:r w:rsidR="009F39EE">
        <w:rPr>
          <w:rFonts w:hint="eastAsia"/>
        </w:rPr>
        <w:t>tomcat</w:t>
      </w:r>
    </w:p>
    <w:tbl>
      <w:tblPr>
        <w:tblStyle w:val="ad"/>
        <w:tblW w:w="0" w:type="auto"/>
        <w:tblLook w:val="04A0" w:firstRow="1" w:lastRow="0" w:firstColumn="1" w:lastColumn="0" w:noHBand="0" w:noVBand="1"/>
      </w:tblPr>
      <w:tblGrid>
        <w:gridCol w:w="8522"/>
      </w:tblGrid>
      <w:tr w:rsidR="00E83100" w:rsidTr="00E83100">
        <w:tc>
          <w:tcPr>
            <w:tcW w:w="8522" w:type="dxa"/>
          </w:tcPr>
          <w:p w:rsidR="00E83100" w:rsidRDefault="00E83100" w:rsidP="009F39EE">
            <w:pPr>
              <w:pStyle w:val="af"/>
            </w:pPr>
            <w:r w:rsidRPr="00E83100">
              <w:t>[</w:t>
            </w:r>
            <w:proofErr w:type="spellStart"/>
            <w:r w:rsidRPr="00E83100">
              <w:t>root@localhost</w:t>
            </w:r>
            <w:proofErr w:type="spellEnd"/>
            <w:r w:rsidRPr="00E83100">
              <w:t xml:space="preserve"> tomcat4dubbo]# vim /</w:t>
            </w:r>
            <w:proofErr w:type="spellStart"/>
            <w:r w:rsidRPr="00E83100">
              <w:t>etc</w:t>
            </w:r>
            <w:proofErr w:type="spellEnd"/>
            <w:r w:rsidRPr="00E83100">
              <w:t>/</w:t>
            </w:r>
            <w:proofErr w:type="spellStart"/>
            <w:r w:rsidRPr="00E83100">
              <w:t>init.d</w:t>
            </w:r>
            <w:proofErr w:type="spellEnd"/>
            <w:r w:rsidRPr="00E83100">
              <w:t>/</w:t>
            </w:r>
            <w:proofErr w:type="spellStart"/>
            <w:r w:rsidRPr="00E83100">
              <w:t>dubbo</w:t>
            </w:r>
            <w:proofErr w:type="spellEnd"/>
            <w:r w:rsidRPr="00E83100">
              <w:t>-admin</w:t>
            </w:r>
          </w:p>
        </w:tc>
      </w:tr>
    </w:tbl>
    <w:p w:rsidR="006B21BF" w:rsidRPr="00CF07F9" w:rsidRDefault="006B21BF" w:rsidP="009F39EE">
      <w:r>
        <w:rPr>
          <w:rFonts w:hint="eastAsia"/>
        </w:rPr>
        <w:t>复制如下脚本</w:t>
      </w:r>
    </w:p>
    <w:p w:rsidR="00DB7DD2" w:rsidRDefault="00FA04F4" w:rsidP="00A24B68">
      <w:pPr>
        <w:rPr>
          <w:sz w:val="28"/>
        </w:rPr>
      </w:pPr>
      <w:r>
        <w:rPr>
          <w:rFonts w:hint="eastAsia"/>
          <w:sz w:val="28"/>
        </w:rPr>
        <w:t xml:space="preserve">  </w:t>
      </w:r>
    </w:p>
    <w:tbl>
      <w:tblPr>
        <w:tblStyle w:val="ad"/>
        <w:tblW w:w="0" w:type="auto"/>
        <w:tblLook w:val="04A0" w:firstRow="1" w:lastRow="0" w:firstColumn="1" w:lastColumn="0" w:noHBand="0" w:noVBand="1"/>
      </w:tblPr>
      <w:tblGrid>
        <w:gridCol w:w="8522"/>
      </w:tblGrid>
      <w:tr w:rsidR="00FA04F4" w:rsidRPr="009F39EE" w:rsidTr="00FA04F4">
        <w:tc>
          <w:tcPr>
            <w:tcW w:w="8522" w:type="dxa"/>
          </w:tcPr>
          <w:p w:rsidR="00FA04F4" w:rsidRPr="009F39EE" w:rsidRDefault="00FA04F4" w:rsidP="009F39EE">
            <w:pPr>
              <w:pStyle w:val="af"/>
            </w:pPr>
            <w:r w:rsidRPr="009F39EE">
              <w:t>#!/bin/bash</w:t>
            </w:r>
          </w:p>
          <w:p w:rsidR="00FA04F4" w:rsidRPr="009F39EE" w:rsidRDefault="00FA04F4" w:rsidP="009F39EE">
            <w:pPr>
              <w:pStyle w:val="af"/>
            </w:pPr>
            <w:r w:rsidRPr="009F39EE">
              <w:t>#chkconfig:2345 20 90</w:t>
            </w:r>
          </w:p>
          <w:p w:rsidR="00FA04F4" w:rsidRPr="009F39EE" w:rsidRDefault="00FA04F4" w:rsidP="009F39EE">
            <w:pPr>
              <w:pStyle w:val="af"/>
            </w:pPr>
            <w:r w:rsidRPr="009F39EE">
              <w:t>#</w:t>
            </w:r>
            <w:proofErr w:type="spellStart"/>
            <w:r w:rsidRPr="009F39EE">
              <w:t>description:dubbo-admin</w:t>
            </w:r>
            <w:proofErr w:type="spellEnd"/>
          </w:p>
          <w:p w:rsidR="00FA04F4" w:rsidRPr="009F39EE" w:rsidRDefault="00FA04F4" w:rsidP="009F39EE">
            <w:pPr>
              <w:pStyle w:val="af"/>
            </w:pPr>
            <w:r w:rsidRPr="009F39EE">
              <w:t>#</w:t>
            </w:r>
            <w:proofErr w:type="spellStart"/>
            <w:r w:rsidRPr="009F39EE">
              <w:t>processname:dubbo-admin</w:t>
            </w:r>
            <w:proofErr w:type="spellEnd"/>
          </w:p>
          <w:p w:rsidR="00FA04F4" w:rsidRPr="009F39EE" w:rsidRDefault="001A0772" w:rsidP="009F39EE">
            <w:pPr>
              <w:pStyle w:val="af"/>
            </w:pPr>
            <w:r w:rsidRPr="009F39EE">
              <w:t>CATALANA_HOME</w:t>
            </w:r>
            <w:r w:rsidR="00FA04F4" w:rsidRPr="009F39EE">
              <w:t>=/opt/tomcat4dubbo</w:t>
            </w:r>
          </w:p>
          <w:p w:rsidR="00FA04F4" w:rsidRPr="009F39EE" w:rsidRDefault="00FA04F4" w:rsidP="009F39EE">
            <w:pPr>
              <w:pStyle w:val="af"/>
            </w:pPr>
            <w:r w:rsidRPr="009F39EE">
              <w:t>export JAVA_HOME=/opt/jdk1.8.0_152</w:t>
            </w:r>
          </w:p>
          <w:p w:rsidR="00FA04F4" w:rsidRPr="009F39EE" w:rsidRDefault="00FA04F4" w:rsidP="009F39EE">
            <w:pPr>
              <w:pStyle w:val="af"/>
            </w:pPr>
            <w:r w:rsidRPr="009F39EE">
              <w:t>case $1 in</w:t>
            </w:r>
          </w:p>
          <w:p w:rsidR="007D2401" w:rsidRPr="009F39EE" w:rsidRDefault="007D2401" w:rsidP="009F39EE">
            <w:pPr>
              <w:pStyle w:val="af"/>
            </w:pPr>
            <w:r w:rsidRPr="009F39EE">
              <w:t xml:space="preserve">start)  </w:t>
            </w:r>
          </w:p>
          <w:p w:rsidR="007D2401" w:rsidRPr="009F39EE" w:rsidRDefault="007D2401" w:rsidP="009F39EE">
            <w:pPr>
              <w:pStyle w:val="af"/>
            </w:pPr>
            <w:r w:rsidRPr="009F39EE">
              <w:t xml:space="preserve">    echo "Starting Tomcat..."  </w:t>
            </w:r>
          </w:p>
          <w:p w:rsidR="007D2401" w:rsidRPr="009F39EE" w:rsidRDefault="007D2401" w:rsidP="009F39EE">
            <w:pPr>
              <w:pStyle w:val="af"/>
            </w:pPr>
            <w:r w:rsidRPr="009F39EE">
              <w:t xml:space="preserve">    $CATALANA_HOME/bin/startup.sh  </w:t>
            </w:r>
          </w:p>
          <w:p w:rsidR="007D2401" w:rsidRPr="009F39EE" w:rsidRDefault="007D2401" w:rsidP="009F39EE">
            <w:pPr>
              <w:pStyle w:val="af"/>
            </w:pPr>
            <w:r w:rsidRPr="009F39EE">
              <w:lastRenderedPageBreak/>
              <w:t xml:space="preserve">    ;;  </w:t>
            </w:r>
          </w:p>
          <w:p w:rsidR="007D2401" w:rsidRPr="009F39EE" w:rsidRDefault="007D2401" w:rsidP="009F39EE">
            <w:pPr>
              <w:pStyle w:val="af"/>
            </w:pPr>
            <w:r w:rsidRPr="009F39EE">
              <w:t xml:space="preserve">  </w:t>
            </w:r>
          </w:p>
          <w:p w:rsidR="007D2401" w:rsidRPr="009F39EE" w:rsidRDefault="007D2401" w:rsidP="009F39EE">
            <w:pPr>
              <w:pStyle w:val="af"/>
            </w:pPr>
            <w:r w:rsidRPr="009F39EE">
              <w:t xml:space="preserve">stop)  </w:t>
            </w:r>
          </w:p>
          <w:p w:rsidR="007D2401" w:rsidRPr="009F39EE" w:rsidRDefault="007D2401" w:rsidP="009F39EE">
            <w:pPr>
              <w:pStyle w:val="af"/>
            </w:pPr>
            <w:r w:rsidRPr="009F39EE">
              <w:t xml:space="preserve">    echo "Stopping Tomcat..."  </w:t>
            </w:r>
          </w:p>
          <w:p w:rsidR="007D2401" w:rsidRPr="009F39EE" w:rsidRDefault="007D2401" w:rsidP="009F39EE">
            <w:pPr>
              <w:pStyle w:val="af"/>
            </w:pPr>
            <w:r w:rsidRPr="009F39EE">
              <w:t xml:space="preserve">    $CATALANA_HOME/bin/shutdown.sh  </w:t>
            </w:r>
          </w:p>
          <w:p w:rsidR="007D2401" w:rsidRPr="009F39EE" w:rsidRDefault="007D2401" w:rsidP="009F39EE">
            <w:pPr>
              <w:pStyle w:val="af"/>
            </w:pPr>
            <w:r w:rsidRPr="009F39EE">
              <w:t xml:space="preserve">    ;;  </w:t>
            </w:r>
          </w:p>
          <w:p w:rsidR="007D2401" w:rsidRPr="009F39EE" w:rsidRDefault="007D2401" w:rsidP="009F39EE">
            <w:pPr>
              <w:pStyle w:val="af"/>
            </w:pPr>
            <w:r w:rsidRPr="009F39EE">
              <w:t xml:space="preserve">  </w:t>
            </w:r>
          </w:p>
          <w:p w:rsidR="007D2401" w:rsidRPr="009F39EE" w:rsidRDefault="007D2401" w:rsidP="009F39EE">
            <w:pPr>
              <w:pStyle w:val="af"/>
            </w:pPr>
            <w:r w:rsidRPr="009F39EE">
              <w:t xml:space="preserve">restart)  </w:t>
            </w:r>
          </w:p>
          <w:p w:rsidR="007D2401" w:rsidRPr="009F39EE" w:rsidRDefault="007D2401" w:rsidP="009F39EE">
            <w:pPr>
              <w:pStyle w:val="af"/>
            </w:pPr>
            <w:r w:rsidRPr="009F39EE">
              <w:t xml:space="preserve">    echo "Stopping Tomcat..."  </w:t>
            </w:r>
          </w:p>
          <w:p w:rsidR="007D2401" w:rsidRPr="009F39EE" w:rsidRDefault="007D2401" w:rsidP="009F39EE">
            <w:pPr>
              <w:pStyle w:val="af"/>
            </w:pPr>
            <w:r w:rsidRPr="009F39EE">
              <w:t xml:space="preserve">    $CATALANA_HOME/bin/shutdown.sh  </w:t>
            </w:r>
          </w:p>
          <w:p w:rsidR="007D2401" w:rsidRPr="009F39EE" w:rsidRDefault="007D2401" w:rsidP="009F39EE">
            <w:pPr>
              <w:pStyle w:val="af"/>
            </w:pPr>
            <w:r w:rsidRPr="009F39EE">
              <w:t xml:space="preserve">    sleep 2  </w:t>
            </w:r>
          </w:p>
          <w:p w:rsidR="007D2401" w:rsidRPr="009F39EE" w:rsidRDefault="007D2401" w:rsidP="009F39EE">
            <w:pPr>
              <w:pStyle w:val="af"/>
            </w:pPr>
            <w:r w:rsidRPr="009F39EE">
              <w:t xml:space="preserve">    echo  </w:t>
            </w:r>
          </w:p>
          <w:p w:rsidR="007D2401" w:rsidRPr="009F39EE" w:rsidRDefault="007D2401" w:rsidP="009F39EE">
            <w:pPr>
              <w:pStyle w:val="af"/>
            </w:pPr>
            <w:r w:rsidRPr="009F39EE">
              <w:t xml:space="preserve">    echo "Starting Tomcat..."  </w:t>
            </w:r>
          </w:p>
          <w:p w:rsidR="007D2401" w:rsidRPr="009F39EE" w:rsidRDefault="007D2401" w:rsidP="009F39EE">
            <w:pPr>
              <w:pStyle w:val="af"/>
            </w:pPr>
            <w:r w:rsidRPr="009F39EE">
              <w:t xml:space="preserve">    $CATALANA_HOME/bin/startup.sh  </w:t>
            </w:r>
          </w:p>
          <w:p w:rsidR="007D2401" w:rsidRPr="009F39EE" w:rsidRDefault="007D2401" w:rsidP="009F39EE">
            <w:pPr>
              <w:pStyle w:val="af"/>
            </w:pPr>
            <w:r w:rsidRPr="009F39EE">
              <w:t xml:space="preserve">    ;;  </w:t>
            </w:r>
          </w:p>
          <w:p w:rsidR="007D2401" w:rsidRPr="009F39EE" w:rsidRDefault="007D2401" w:rsidP="009F39EE">
            <w:pPr>
              <w:pStyle w:val="af"/>
            </w:pPr>
            <w:r w:rsidRPr="009F39EE">
              <w:t xml:space="preserve">*)  </w:t>
            </w:r>
          </w:p>
          <w:p w:rsidR="007D2401" w:rsidRPr="009F39EE" w:rsidRDefault="007D2401" w:rsidP="009F39EE">
            <w:pPr>
              <w:pStyle w:val="af"/>
            </w:pPr>
            <w:r w:rsidRPr="009F39EE">
              <w:t xml:space="preserve">    echo "Usage: tomcat {</w:t>
            </w:r>
            <w:proofErr w:type="spellStart"/>
            <w:r w:rsidRPr="009F39EE">
              <w:t>start|stop|restart</w:t>
            </w:r>
            <w:proofErr w:type="spellEnd"/>
            <w:r w:rsidRPr="009F39EE">
              <w:t xml:space="preserve">}"  </w:t>
            </w:r>
          </w:p>
          <w:p w:rsidR="00FA04F4" w:rsidRPr="009F39EE" w:rsidRDefault="007D2401" w:rsidP="009F39EE">
            <w:pPr>
              <w:pStyle w:val="af"/>
            </w:pPr>
            <w:r w:rsidRPr="009F39EE">
              <w:t xml:space="preserve">    ;; </w:t>
            </w:r>
            <w:proofErr w:type="spellStart"/>
            <w:r w:rsidR="00FA04F4" w:rsidRPr="009F39EE">
              <w:t>esac</w:t>
            </w:r>
            <w:proofErr w:type="spellEnd"/>
          </w:p>
        </w:tc>
      </w:tr>
    </w:tbl>
    <w:p w:rsidR="00DB7DD2" w:rsidRDefault="00E83100" w:rsidP="009F39EE">
      <w:r>
        <w:rPr>
          <w:rFonts w:hint="eastAsia"/>
        </w:rPr>
        <w:lastRenderedPageBreak/>
        <w:t>然后同样的注册进入到服务中</w:t>
      </w:r>
    </w:p>
    <w:tbl>
      <w:tblPr>
        <w:tblStyle w:val="ad"/>
        <w:tblW w:w="0" w:type="auto"/>
        <w:tblLook w:val="04A0" w:firstRow="1" w:lastRow="0" w:firstColumn="1" w:lastColumn="0" w:noHBand="0" w:noVBand="1"/>
      </w:tblPr>
      <w:tblGrid>
        <w:gridCol w:w="8522"/>
      </w:tblGrid>
      <w:tr w:rsidR="00E83100" w:rsidTr="00E83100">
        <w:tc>
          <w:tcPr>
            <w:tcW w:w="8522" w:type="dxa"/>
          </w:tcPr>
          <w:p w:rsidR="00E83100" w:rsidRDefault="00E83100" w:rsidP="00A24B68">
            <w:pPr>
              <w:rPr>
                <w:sz w:val="28"/>
              </w:rPr>
            </w:pPr>
            <w:r w:rsidRPr="00E83100">
              <w:rPr>
                <w:sz w:val="28"/>
              </w:rPr>
              <w:t>[</w:t>
            </w:r>
            <w:proofErr w:type="spellStart"/>
            <w:r w:rsidRPr="00E83100">
              <w:rPr>
                <w:sz w:val="28"/>
              </w:rPr>
              <w:t>root@localhost</w:t>
            </w:r>
            <w:proofErr w:type="spellEnd"/>
            <w:r w:rsidRPr="00E83100">
              <w:rPr>
                <w:sz w:val="28"/>
              </w:rPr>
              <w:t xml:space="preserve"> tomcat4dubbo]# </w:t>
            </w:r>
            <w:proofErr w:type="spellStart"/>
            <w:r w:rsidRPr="00E83100">
              <w:rPr>
                <w:sz w:val="28"/>
              </w:rPr>
              <w:t>chkconfig</w:t>
            </w:r>
            <w:proofErr w:type="spellEnd"/>
            <w:r w:rsidRPr="00E83100">
              <w:rPr>
                <w:sz w:val="28"/>
              </w:rPr>
              <w:t xml:space="preserve"> --add </w:t>
            </w:r>
            <w:proofErr w:type="spellStart"/>
            <w:r w:rsidRPr="00E83100">
              <w:rPr>
                <w:sz w:val="28"/>
              </w:rPr>
              <w:t>dubbo</w:t>
            </w:r>
            <w:proofErr w:type="spellEnd"/>
            <w:r w:rsidRPr="00E83100">
              <w:rPr>
                <w:sz w:val="28"/>
              </w:rPr>
              <w:t>-admin</w:t>
            </w:r>
          </w:p>
        </w:tc>
      </w:tr>
    </w:tbl>
    <w:p w:rsidR="00E83100" w:rsidRDefault="00E83100" w:rsidP="009F39EE">
      <w:r>
        <w:rPr>
          <w:rFonts w:hint="eastAsia"/>
        </w:rPr>
        <w:t>加入权限</w:t>
      </w:r>
    </w:p>
    <w:tbl>
      <w:tblPr>
        <w:tblStyle w:val="ad"/>
        <w:tblW w:w="0" w:type="auto"/>
        <w:tblLook w:val="04A0" w:firstRow="1" w:lastRow="0" w:firstColumn="1" w:lastColumn="0" w:noHBand="0" w:noVBand="1"/>
      </w:tblPr>
      <w:tblGrid>
        <w:gridCol w:w="8522"/>
      </w:tblGrid>
      <w:tr w:rsidR="00E83100" w:rsidTr="00E83100">
        <w:tc>
          <w:tcPr>
            <w:tcW w:w="8522" w:type="dxa"/>
          </w:tcPr>
          <w:p w:rsidR="00E83100" w:rsidRPr="00E83100" w:rsidRDefault="00E83100" w:rsidP="009F39EE">
            <w:r w:rsidRPr="00E83100">
              <w:t>[</w:t>
            </w:r>
            <w:proofErr w:type="spellStart"/>
            <w:r w:rsidRPr="00E83100">
              <w:t>root@localhost</w:t>
            </w:r>
            <w:proofErr w:type="spellEnd"/>
            <w:r w:rsidRPr="00E83100">
              <w:t xml:space="preserve"> tomcat4dubbo]# </w:t>
            </w:r>
            <w:proofErr w:type="spellStart"/>
            <w:r w:rsidR="0059026F">
              <w:t>chmod</w:t>
            </w:r>
            <w:proofErr w:type="spellEnd"/>
            <w:r w:rsidR="0059026F">
              <w:t xml:space="preserve"> +x </w:t>
            </w:r>
            <w:proofErr w:type="spellStart"/>
            <w:r w:rsidR="0059026F">
              <w:t>dubbo</w:t>
            </w:r>
            <w:proofErr w:type="spellEnd"/>
            <w:r w:rsidR="0059026F">
              <w:t>-admin</w:t>
            </w:r>
          </w:p>
        </w:tc>
      </w:tr>
    </w:tbl>
    <w:p w:rsidR="00DB7DD2" w:rsidRDefault="00191B44" w:rsidP="009F39EE">
      <w:r>
        <w:rPr>
          <w:rFonts w:hint="eastAsia"/>
        </w:rPr>
        <w:t>如果想改变端口号去</w:t>
      </w:r>
      <w:r>
        <w:rPr>
          <w:rFonts w:hint="eastAsia"/>
        </w:rPr>
        <w:t>tomcat</w:t>
      </w:r>
      <w:r>
        <w:rPr>
          <w:rFonts w:hint="eastAsia"/>
        </w:rPr>
        <w:t>中的</w:t>
      </w:r>
      <w:proofErr w:type="spellStart"/>
      <w:r>
        <w:rPr>
          <w:rFonts w:hint="eastAsia"/>
        </w:rPr>
        <w:t>server.conf</w:t>
      </w:r>
      <w:proofErr w:type="spellEnd"/>
      <w:r>
        <w:rPr>
          <w:rFonts w:hint="eastAsia"/>
        </w:rPr>
        <w:t>中修改，课件中已改为</w:t>
      </w:r>
      <w:r>
        <w:rPr>
          <w:rFonts w:hint="eastAsia"/>
        </w:rPr>
        <w:t>7080</w:t>
      </w:r>
      <w:r w:rsidR="00A215A6">
        <w:t>,</w:t>
      </w:r>
      <w:r w:rsidR="00A215A6">
        <w:rPr>
          <w:rFonts w:hint="eastAsia"/>
        </w:rPr>
        <w:t>然后就可以启动服务了。</w:t>
      </w:r>
    </w:p>
    <w:p w:rsidR="009F39EE" w:rsidRDefault="009F08CE" w:rsidP="009F39EE">
      <w:pPr>
        <w:pStyle w:val="4"/>
      </w:pPr>
      <w:r>
        <w:rPr>
          <w:rFonts w:hint="eastAsia"/>
        </w:rPr>
        <w:t>3</w:t>
      </w:r>
      <w:r w:rsidR="009F39EE">
        <w:rPr>
          <w:rFonts w:hint="eastAsia"/>
        </w:rPr>
        <w:t xml:space="preserve">.3 </w:t>
      </w:r>
      <w:r w:rsidR="009F39EE">
        <w:rPr>
          <w:rFonts w:hint="eastAsia"/>
        </w:rPr>
        <w:t>启动服务</w:t>
      </w:r>
    </w:p>
    <w:tbl>
      <w:tblPr>
        <w:tblStyle w:val="ad"/>
        <w:tblW w:w="0" w:type="auto"/>
        <w:tblLook w:val="04A0" w:firstRow="1" w:lastRow="0" w:firstColumn="1" w:lastColumn="0" w:noHBand="0" w:noVBand="1"/>
      </w:tblPr>
      <w:tblGrid>
        <w:gridCol w:w="8522"/>
      </w:tblGrid>
      <w:tr w:rsidR="0059026F" w:rsidTr="0059026F">
        <w:tc>
          <w:tcPr>
            <w:tcW w:w="8522" w:type="dxa"/>
          </w:tcPr>
          <w:p w:rsidR="0059026F" w:rsidRPr="0059026F" w:rsidRDefault="0059026F" w:rsidP="009F39EE">
            <w:r w:rsidRPr="00E83100">
              <w:t>[</w:t>
            </w:r>
            <w:proofErr w:type="spellStart"/>
            <w:r w:rsidRPr="00E83100">
              <w:t>root@localhost</w:t>
            </w:r>
            <w:proofErr w:type="spellEnd"/>
            <w:r w:rsidRPr="00E83100">
              <w:t xml:space="preserve"> tomcat4dubbo]# </w:t>
            </w:r>
            <w:r>
              <w:t xml:space="preserve">service </w:t>
            </w:r>
            <w:proofErr w:type="spellStart"/>
            <w:r>
              <w:t>dubbo</w:t>
            </w:r>
            <w:proofErr w:type="spellEnd"/>
            <w:r>
              <w:t>-admin start</w:t>
            </w:r>
          </w:p>
        </w:tc>
      </w:tr>
    </w:tbl>
    <w:p w:rsidR="00191B44" w:rsidRPr="00191B44" w:rsidRDefault="00191B44" w:rsidP="009F39EE">
      <w:r>
        <w:rPr>
          <w:rFonts w:hint="eastAsia"/>
        </w:rPr>
        <w:t>启动后用浏览器访问</w:t>
      </w:r>
    </w:p>
    <w:p w:rsidR="00191B44" w:rsidRDefault="00E83100" w:rsidP="009F39EE">
      <w:r>
        <w:rPr>
          <w:noProof/>
        </w:rPr>
        <w:lastRenderedPageBreak/>
        <w:drawing>
          <wp:inline distT="0" distB="0" distL="0" distR="0" wp14:anchorId="543322DE" wp14:editId="3B47EA98">
            <wp:extent cx="5274310" cy="1988185"/>
            <wp:effectExtent l="190500" t="190500" r="193040" b="183515"/>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1988185"/>
                    </a:xfrm>
                    <a:prstGeom prst="rect">
                      <a:avLst/>
                    </a:prstGeom>
                    <a:ln>
                      <a:noFill/>
                    </a:ln>
                    <a:effectLst>
                      <a:outerShdw blurRad="190500" algn="tl" rotWithShape="0">
                        <a:srgbClr val="000000">
                          <a:alpha val="70000"/>
                        </a:srgbClr>
                      </a:outerShdw>
                    </a:effectLst>
                  </pic:spPr>
                </pic:pic>
              </a:graphicData>
            </a:graphic>
          </wp:inline>
        </w:drawing>
      </w:r>
    </w:p>
    <w:p w:rsidR="00191B44" w:rsidRDefault="00191B44" w:rsidP="009F39EE"/>
    <w:p w:rsidR="00191B44" w:rsidRDefault="00191B44" w:rsidP="009F39EE">
      <w:r>
        <w:rPr>
          <w:rFonts w:hint="eastAsia"/>
        </w:rPr>
        <w:t>可以看到要提示用户名密码，默认是</w:t>
      </w:r>
      <w:r>
        <w:rPr>
          <w:rFonts w:hint="eastAsia"/>
        </w:rPr>
        <w:t>root/root</w:t>
      </w:r>
    </w:p>
    <w:p w:rsidR="00191B44" w:rsidRPr="00191B44" w:rsidRDefault="00191B44" w:rsidP="009F39EE">
      <w:r>
        <w:t>(</w:t>
      </w:r>
      <w:r>
        <w:rPr>
          <w:rFonts w:hint="eastAsia"/>
        </w:rPr>
        <w:t>修改的话，可以去</w:t>
      </w:r>
      <w:r>
        <w:t>)</w:t>
      </w:r>
    </w:p>
    <w:p w:rsidR="00191B44" w:rsidRPr="00DB7DD2" w:rsidRDefault="00E1665F" w:rsidP="009F39EE">
      <w:r>
        <w:rPr>
          <w:noProof/>
        </w:rPr>
        <w:drawing>
          <wp:inline distT="0" distB="0" distL="0" distR="0" wp14:anchorId="2B6F26D4" wp14:editId="4A5E1B87">
            <wp:extent cx="5274310" cy="2844165"/>
            <wp:effectExtent l="190500" t="190500" r="193040" b="18478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2844165"/>
                    </a:xfrm>
                    <a:prstGeom prst="rect">
                      <a:avLst/>
                    </a:prstGeom>
                    <a:ln>
                      <a:noFill/>
                    </a:ln>
                    <a:effectLst>
                      <a:outerShdw blurRad="190500" algn="tl" rotWithShape="0">
                        <a:srgbClr val="000000">
                          <a:alpha val="70000"/>
                        </a:srgbClr>
                      </a:outerShdw>
                    </a:effectLst>
                  </pic:spPr>
                </pic:pic>
              </a:graphicData>
            </a:graphic>
          </wp:inline>
        </w:drawing>
      </w:r>
    </w:p>
    <w:p w:rsidR="005B6027" w:rsidRDefault="00E1665F" w:rsidP="009F39EE">
      <w:r>
        <w:rPr>
          <w:rFonts w:hint="eastAsia"/>
        </w:rPr>
        <w:t>打开这个界面就说明，</w:t>
      </w:r>
      <w:proofErr w:type="spellStart"/>
      <w:r>
        <w:rPr>
          <w:rFonts w:hint="eastAsia"/>
        </w:rPr>
        <w:t>dubbo</w:t>
      </w:r>
      <w:proofErr w:type="spellEnd"/>
      <w:r>
        <w:rPr>
          <w:rFonts w:hint="eastAsia"/>
        </w:rPr>
        <w:t>的监控服务已经启动。但是现在咱们还没有搭建</w:t>
      </w:r>
      <w:proofErr w:type="spellStart"/>
      <w:r>
        <w:rPr>
          <w:rFonts w:hint="eastAsia"/>
        </w:rPr>
        <w:t>dubbo</w:t>
      </w:r>
      <w:proofErr w:type="spellEnd"/>
      <w:r>
        <w:rPr>
          <w:rFonts w:hint="eastAsia"/>
        </w:rPr>
        <w:t>的</w:t>
      </w:r>
      <w:r w:rsidR="002E421A">
        <w:rPr>
          <w:rFonts w:hint="eastAsia"/>
        </w:rPr>
        <w:t>提供端</w:t>
      </w:r>
      <w:r w:rsidR="00E42DAF">
        <w:rPr>
          <w:rFonts w:hint="eastAsia"/>
        </w:rPr>
        <w:t>和</w:t>
      </w:r>
      <w:r w:rsidR="002E421A">
        <w:rPr>
          <w:rFonts w:hint="eastAsia"/>
        </w:rPr>
        <w:t>消费端</w:t>
      </w:r>
      <w:r w:rsidR="00E42DAF">
        <w:rPr>
          <w:rFonts w:hint="eastAsia"/>
        </w:rPr>
        <w:t>。</w:t>
      </w:r>
    </w:p>
    <w:p w:rsidR="00822A51" w:rsidRDefault="0052369D" w:rsidP="009F39EE">
      <w:pPr>
        <w:pStyle w:val="3"/>
      </w:pPr>
      <w:r>
        <w:lastRenderedPageBreak/>
        <w:t>4</w:t>
      </w:r>
      <w:r w:rsidR="009F39EE">
        <w:t xml:space="preserve">  </w:t>
      </w:r>
      <w:r w:rsidR="00DB17B0">
        <w:rPr>
          <w:rFonts w:hint="eastAsia"/>
        </w:rPr>
        <w:t>将</w:t>
      </w:r>
      <w:proofErr w:type="spellStart"/>
      <w:r w:rsidR="00DB17B0">
        <w:rPr>
          <w:rFonts w:hint="eastAsia"/>
        </w:rPr>
        <w:t>dubbo</w:t>
      </w:r>
      <w:proofErr w:type="spellEnd"/>
      <w:r w:rsidR="00DB17B0">
        <w:rPr>
          <w:rFonts w:hint="eastAsia"/>
        </w:rPr>
        <w:t>整合到项目中</w:t>
      </w:r>
    </w:p>
    <w:p w:rsidR="00B14135" w:rsidRDefault="0006663A" w:rsidP="00D9076B">
      <w:pPr>
        <w:pStyle w:val="4"/>
      </w:pPr>
      <w:r>
        <w:rPr>
          <w:rFonts w:hint="eastAsia"/>
        </w:rPr>
        <w:t>4</w:t>
      </w:r>
      <w:r w:rsidR="00D9076B">
        <w:rPr>
          <w:rFonts w:hint="eastAsia"/>
        </w:rPr>
        <w:t>.1</w:t>
      </w:r>
      <w:r w:rsidR="00A71545">
        <w:t xml:space="preserve"> </w:t>
      </w:r>
      <w:r w:rsidR="00B14135">
        <w:rPr>
          <w:rFonts w:hint="eastAsia"/>
        </w:rPr>
        <w:t>引入</w:t>
      </w:r>
      <w:proofErr w:type="spellStart"/>
      <w:r w:rsidR="00A12866">
        <w:rPr>
          <w:rFonts w:hint="eastAsia"/>
        </w:rPr>
        <w:t>dubbo</w:t>
      </w:r>
      <w:proofErr w:type="spellEnd"/>
      <w:r w:rsidR="00B14135">
        <w:rPr>
          <w:rFonts w:hint="eastAsia"/>
        </w:rPr>
        <w:t>的依赖</w:t>
      </w:r>
    </w:p>
    <w:p w:rsidR="005844B9" w:rsidRDefault="005844B9" w:rsidP="00A24B68">
      <w:pPr>
        <w:rPr>
          <w:i/>
          <w:iCs/>
          <w:color w:val="C00000"/>
        </w:rPr>
      </w:pPr>
      <w:r w:rsidRPr="00F34E95">
        <w:rPr>
          <w:i/>
          <w:iCs/>
          <w:color w:val="C00000"/>
        </w:rPr>
        <w:t>spring-boot-starter-</w:t>
      </w:r>
      <w:proofErr w:type="spellStart"/>
      <w:r w:rsidRPr="00F34E95">
        <w:rPr>
          <w:i/>
          <w:iCs/>
          <w:color w:val="C00000"/>
        </w:rPr>
        <w:t>dubbo</w:t>
      </w:r>
      <w:proofErr w:type="spellEnd"/>
    </w:p>
    <w:p w:rsidR="005844B9" w:rsidRDefault="005844B9" w:rsidP="00A24B68">
      <w:pPr>
        <w:rPr>
          <w:i/>
          <w:iCs/>
          <w:color w:val="C00000"/>
        </w:rPr>
      </w:pPr>
      <w:proofErr w:type="spellStart"/>
      <w:r w:rsidRPr="00F34E95">
        <w:rPr>
          <w:i/>
          <w:iCs/>
          <w:color w:val="C00000"/>
        </w:rPr>
        <w:t>dubbo</w:t>
      </w:r>
      <w:proofErr w:type="spellEnd"/>
    </w:p>
    <w:p w:rsidR="005844B9" w:rsidRDefault="005844B9" w:rsidP="00A24B68">
      <w:pPr>
        <w:rPr>
          <w:sz w:val="28"/>
        </w:rPr>
      </w:pPr>
      <w:proofErr w:type="spellStart"/>
      <w:r w:rsidRPr="00F34E95">
        <w:rPr>
          <w:i/>
          <w:iCs/>
          <w:color w:val="C00000"/>
        </w:rPr>
        <w:t>zkclient</w:t>
      </w:r>
      <w:proofErr w:type="spellEnd"/>
    </w:p>
    <w:p w:rsidR="00B14135" w:rsidRDefault="006D7FF7" w:rsidP="00D9076B">
      <w:r>
        <w:rPr>
          <w:rFonts w:hint="eastAsia"/>
        </w:rPr>
        <w:t>这个依赖首先要放到</w:t>
      </w:r>
      <w:proofErr w:type="spellStart"/>
      <w:r>
        <w:rPr>
          <w:rFonts w:hint="eastAsia"/>
        </w:rPr>
        <w:t>gmall</w:t>
      </w:r>
      <w:proofErr w:type="spellEnd"/>
      <w:r>
        <w:rPr>
          <w:rFonts w:hint="eastAsia"/>
        </w:rPr>
        <w:t>-parent</w:t>
      </w:r>
      <w:r>
        <w:rPr>
          <w:rFonts w:hint="eastAsia"/>
        </w:rPr>
        <w:t>工程中</w:t>
      </w:r>
      <w:r w:rsidR="00930341">
        <w:rPr>
          <w:rFonts w:hint="eastAsia"/>
        </w:rPr>
        <w:t>，用来定义要引入的三个包是什么版本</w:t>
      </w:r>
      <w:r w:rsidR="00D9076B">
        <w:rPr>
          <w:rFonts w:hint="eastAsia"/>
        </w:rPr>
        <w:t>。</w:t>
      </w:r>
    </w:p>
    <w:tbl>
      <w:tblPr>
        <w:tblStyle w:val="ad"/>
        <w:tblW w:w="0" w:type="auto"/>
        <w:tblLook w:val="04A0" w:firstRow="1" w:lastRow="0" w:firstColumn="1" w:lastColumn="0" w:noHBand="0" w:noVBand="1"/>
      </w:tblPr>
      <w:tblGrid>
        <w:gridCol w:w="8522"/>
      </w:tblGrid>
      <w:tr w:rsidR="00E857D0" w:rsidTr="00E857D0">
        <w:tc>
          <w:tcPr>
            <w:tcW w:w="8522" w:type="dxa"/>
          </w:tcPr>
          <w:p w:rsidR="00F34E95" w:rsidRPr="00F34E95" w:rsidRDefault="00E857D0" w:rsidP="00F34E95">
            <w:pPr>
              <w:pStyle w:val="af"/>
              <w:rPr>
                <w:color w:val="C00000"/>
                <w:shd w:val="clear" w:color="auto" w:fill="EFEFEF"/>
              </w:rPr>
            </w:pPr>
            <w:r w:rsidRPr="00E857D0">
              <w:rPr>
                <w:i/>
                <w:iCs/>
                <w:color w:val="000000"/>
              </w:rPr>
              <w:t>&lt;?</w:t>
            </w:r>
            <w:r w:rsidRPr="00E857D0">
              <w:rPr>
                <w:color w:val="0000FF"/>
                <w:shd w:val="clear" w:color="auto" w:fill="EFEFEF"/>
              </w:rPr>
              <w:t>xml version</w:t>
            </w:r>
            <w:r w:rsidRPr="00E857D0">
              <w:rPr>
                <w:shd w:val="clear" w:color="auto" w:fill="EFEFEF"/>
              </w:rPr>
              <w:t xml:space="preserve">="1.0" </w:t>
            </w:r>
            <w:r w:rsidRPr="00E857D0">
              <w:rPr>
                <w:color w:val="0000FF"/>
                <w:shd w:val="clear" w:color="auto" w:fill="EFEFEF"/>
              </w:rPr>
              <w:t>encoding</w:t>
            </w:r>
            <w:r w:rsidRPr="00E857D0">
              <w:rPr>
                <w:shd w:val="clear" w:color="auto" w:fill="EFEFEF"/>
              </w:rPr>
              <w:t>="UTF-8"</w:t>
            </w:r>
            <w:r w:rsidRPr="00E857D0">
              <w:rPr>
                <w:i/>
                <w:iCs/>
                <w:color w:val="000000"/>
              </w:rPr>
              <w:t>?&gt;</w:t>
            </w:r>
            <w:r w:rsidRPr="00E857D0">
              <w:rPr>
                <w:i/>
                <w:iCs/>
                <w:color w:val="000000"/>
              </w:rPr>
              <w:br/>
            </w:r>
            <w:r w:rsidRPr="00E857D0">
              <w:rPr>
                <w:color w:val="000000"/>
                <w:shd w:val="clear" w:color="auto" w:fill="EFEFEF"/>
              </w:rPr>
              <w:t>&lt;</w:t>
            </w:r>
            <w:r w:rsidRPr="00E857D0">
              <w:rPr>
                <w:color w:val="000080"/>
                <w:shd w:val="clear" w:color="auto" w:fill="EFEFEF"/>
              </w:rPr>
              <w:t xml:space="preserve">project </w:t>
            </w:r>
            <w:proofErr w:type="spellStart"/>
            <w:r w:rsidRPr="00E857D0">
              <w:rPr>
                <w:color w:val="0000FF"/>
                <w:shd w:val="clear" w:color="auto" w:fill="EFEFEF"/>
              </w:rPr>
              <w:t>xmlns</w:t>
            </w:r>
            <w:proofErr w:type="spellEnd"/>
            <w:r w:rsidRPr="00E857D0">
              <w:rPr>
                <w:shd w:val="clear" w:color="auto" w:fill="EFEFEF"/>
              </w:rPr>
              <w:t>="http://maven.apache.org/POM/4.0.0"</w:t>
            </w:r>
            <w:r w:rsidRPr="00E857D0">
              <w:rPr>
                <w:shd w:val="clear" w:color="auto" w:fill="EFEFEF"/>
              </w:rPr>
              <w:br/>
              <w:t xml:space="preserve">         </w:t>
            </w:r>
            <w:proofErr w:type="spellStart"/>
            <w:r w:rsidRPr="00E857D0">
              <w:rPr>
                <w:color w:val="0000FF"/>
                <w:shd w:val="clear" w:color="auto" w:fill="EFEFEF"/>
              </w:rPr>
              <w:t>xmlns:</w:t>
            </w:r>
            <w:r w:rsidRPr="00E857D0">
              <w:rPr>
                <w:color w:val="660E7A"/>
                <w:shd w:val="clear" w:color="auto" w:fill="EFEFEF"/>
              </w:rPr>
              <w:t>xsi</w:t>
            </w:r>
            <w:proofErr w:type="spellEnd"/>
            <w:r w:rsidRPr="00E857D0">
              <w:rPr>
                <w:shd w:val="clear" w:color="auto" w:fill="EFEFEF"/>
              </w:rPr>
              <w:t>="http://www.w3.org/2001/XMLSchema-instance"</w:t>
            </w:r>
            <w:r w:rsidRPr="00E857D0">
              <w:rPr>
                <w:shd w:val="clear" w:color="auto" w:fill="EFEFEF"/>
              </w:rPr>
              <w:br/>
              <w:t xml:space="preserve">         </w:t>
            </w:r>
            <w:proofErr w:type="spellStart"/>
            <w:r w:rsidRPr="00E857D0">
              <w:rPr>
                <w:color w:val="660E7A"/>
                <w:shd w:val="clear" w:color="auto" w:fill="EFEFEF"/>
              </w:rPr>
              <w:t>xsi</w:t>
            </w:r>
            <w:r w:rsidRPr="00E857D0">
              <w:rPr>
                <w:color w:val="0000FF"/>
                <w:shd w:val="clear" w:color="auto" w:fill="EFEFEF"/>
              </w:rPr>
              <w:t>:schemaLocation</w:t>
            </w:r>
            <w:proofErr w:type="spellEnd"/>
            <w:r w:rsidRPr="00E857D0">
              <w:rPr>
                <w:shd w:val="clear" w:color="auto" w:fill="EFEFEF"/>
              </w:rPr>
              <w:t>="http://maven.apache.org/POM/4.0.0 http://maven.apache.org/xsd/maven-4.0.0.xsd"</w:t>
            </w:r>
            <w:r w:rsidRPr="00E857D0">
              <w:rPr>
                <w:color w:val="000000"/>
                <w:shd w:val="clear" w:color="auto" w:fill="EFEFEF"/>
              </w:rPr>
              <w:t>&gt;</w:t>
            </w:r>
            <w:r w:rsidRPr="00E857D0">
              <w:rPr>
                <w:color w:val="000000"/>
              </w:rPr>
              <w:br/>
              <w:t xml:space="preserve">    </w:t>
            </w:r>
            <w:r w:rsidRPr="00E857D0">
              <w:rPr>
                <w:color w:val="000000"/>
                <w:shd w:val="clear" w:color="auto" w:fill="EFEFEF"/>
              </w:rPr>
              <w:t>&lt;</w:t>
            </w:r>
            <w:proofErr w:type="spellStart"/>
            <w:r w:rsidRPr="00E857D0">
              <w:rPr>
                <w:color w:val="000080"/>
                <w:shd w:val="clear" w:color="auto" w:fill="EFEFEF"/>
              </w:rPr>
              <w:t>modelVersion</w:t>
            </w:r>
            <w:proofErr w:type="spellEnd"/>
            <w:r w:rsidRPr="00E857D0">
              <w:rPr>
                <w:color w:val="000000"/>
                <w:shd w:val="clear" w:color="auto" w:fill="EFEFEF"/>
              </w:rPr>
              <w:t>&gt;</w:t>
            </w:r>
            <w:r w:rsidRPr="00E857D0">
              <w:rPr>
                <w:color w:val="000000"/>
              </w:rPr>
              <w:t>4.0.0</w:t>
            </w:r>
            <w:r w:rsidRPr="00E857D0">
              <w:rPr>
                <w:color w:val="000000"/>
                <w:shd w:val="clear" w:color="auto" w:fill="EFEFEF"/>
              </w:rPr>
              <w:t>&lt;/</w:t>
            </w:r>
            <w:proofErr w:type="spellStart"/>
            <w:r w:rsidRPr="00E857D0">
              <w:rPr>
                <w:color w:val="000080"/>
                <w:shd w:val="clear" w:color="auto" w:fill="EFEFEF"/>
              </w:rPr>
              <w:t>modelVersion</w:t>
            </w:r>
            <w:proofErr w:type="spellEnd"/>
            <w:r w:rsidRPr="00E857D0">
              <w:rPr>
                <w:color w:val="000000"/>
                <w:shd w:val="clear" w:color="auto" w:fill="EFEFEF"/>
              </w:rPr>
              <w:t>&gt;</w:t>
            </w:r>
            <w:r w:rsidRPr="00E857D0">
              <w:rPr>
                <w:color w:val="000000"/>
              </w:rPr>
              <w:br/>
            </w:r>
            <w:r w:rsidRPr="00E857D0">
              <w:rPr>
                <w:color w:val="000000"/>
              </w:rPr>
              <w:br/>
              <w:t xml:space="preserve">    </w:t>
            </w:r>
            <w:r w:rsidRPr="00E857D0">
              <w:rPr>
                <w:color w:val="000000"/>
                <w:shd w:val="clear" w:color="auto" w:fill="EFEFEF"/>
              </w:rPr>
              <w:t>&lt;</w:t>
            </w:r>
            <w:proofErr w:type="spellStart"/>
            <w:r w:rsidRPr="00E857D0">
              <w:rPr>
                <w:color w:val="000080"/>
                <w:shd w:val="clear" w:color="auto" w:fill="EFEFEF"/>
              </w:rPr>
              <w:t>groupId</w:t>
            </w:r>
            <w:proofErr w:type="spellEnd"/>
            <w:r w:rsidRPr="00E857D0">
              <w:rPr>
                <w:color w:val="000000"/>
                <w:shd w:val="clear" w:color="auto" w:fill="EFEFEF"/>
              </w:rPr>
              <w:t>&gt;</w:t>
            </w:r>
            <w:proofErr w:type="spellStart"/>
            <w:r w:rsidRPr="00E857D0">
              <w:rPr>
                <w:color w:val="000000"/>
              </w:rPr>
              <w:t>com.atguigu.gmall</w:t>
            </w:r>
            <w:proofErr w:type="spellEnd"/>
            <w:r w:rsidRPr="00E857D0">
              <w:rPr>
                <w:color w:val="000000"/>
                <w:shd w:val="clear" w:color="auto" w:fill="EFEFEF"/>
              </w:rPr>
              <w:t>&lt;/</w:t>
            </w:r>
            <w:proofErr w:type="spellStart"/>
            <w:r w:rsidRPr="00E857D0">
              <w:rPr>
                <w:color w:val="000080"/>
                <w:shd w:val="clear" w:color="auto" w:fill="EFEFEF"/>
              </w:rPr>
              <w:t>groupId</w:t>
            </w:r>
            <w:proofErr w:type="spellEnd"/>
            <w:r w:rsidRPr="00E857D0">
              <w:rPr>
                <w:color w:val="000000"/>
                <w:shd w:val="clear" w:color="auto" w:fill="EFEFEF"/>
              </w:rPr>
              <w:t>&gt;</w:t>
            </w:r>
            <w:r w:rsidRPr="00E857D0">
              <w:rPr>
                <w:color w:val="000000"/>
              </w:rPr>
              <w:br/>
              <w:t xml:space="preserve">    </w:t>
            </w:r>
            <w:r w:rsidRPr="00E857D0">
              <w:rPr>
                <w:color w:val="000000"/>
                <w:shd w:val="clear" w:color="auto" w:fill="EFEFEF"/>
              </w:rPr>
              <w:t>&lt;</w:t>
            </w:r>
            <w:proofErr w:type="spellStart"/>
            <w:r w:rsidRPr="00E857D0">
              <w:rPr>
                <w:color w:val="000080"/>
                <w:shd w:val="clear" w:color="auto" w:fill="EFEFEF"/>
              </w:rPr>
              <w:t>artifactId</w:t>
            </w:r>
            <w:proofErr w:type="spellEnd"/>
            <w:r w:rsidRPr="00E857D0">
              <w:rPr>
                <w:color w:val="000000"/>
                <w:shd w:val="clear" w:color="auto" w:fill="EFEFEF"/>
              </w:rPr>
              <w:t>&gt;</w:t>
            </w:r>
            <w:proofErr w:type="spellStart"/>
            <w:r w:rsidRPr="00E857D0">
              <w:rPr>
                <w:color w:val="000000"/>
              </w:rPr>
              <w:t>gmall</w:t>
            </w:r>
            <w:proofErr w:type="spellEnd"/>
            <w:r w:rsidRPr="00E857D0">
              <w:rPr>
                <w:color w:val="000000"/>
              </w:rPr>
              <w:t>-parent</w:t>
            </w:r>
            <w:r w:rsidRPr="00E857D0">
              <w:rPr>
                <w:color w:val="000000"/>
                <w:shd w:val="clear" w:color="auto" w:fill="EFEFEF"/>
              </w:rPr>
              <w:t>&lt;/</w:t>
            </w:r>
            <w:proofErr w:type="spellStart"/>
            <w:r w:rsidRPr="00E857D0">
              <w:rPr>
                <w:color w:val="000080"/>
                <w:shd w:val="clear" w:color="auto" w:fill="EFEFEF"/>
              </w:rPr>
              <w:t>artifactId</w:t>
            </w:r>
            <w:proofErr w:type="spellEnd"/>
            <w:r w:rsidRPr="00E857D0">
              <w:rPr>
                <w:color w:val="000000"/>
                <w:shd w:val="clear" w:color="auto" w:fill="EFEFEF"/>
              </w:rPr>
              <w:t>&gt;</w:t>
            </w:r>
            <w:r w:rsidRPr="00E857D0">
              <w:rPr>
                <w:color w:val="000000"/>
              </w:rPr>
              <w:br/>
              <w:t xml:space="preserve">    </w:t>
            </w:r>
            <w:r w:rsidRPr="00E857D0">
              <w:rPr>
                <w:color w:val="000000"/>
                <w:shd w:val="clear" w:color="auto" w:fill="EFEFEF"/>
              </w:rPr>
              <w:t>&lt;</w:t>
            </w:r>
            <w:r w:rsidRPr="00E857D0">
              <w:rPr>
                <w:color w:val="000080"/>
                <w:shd w:val="clear" w:color="auto" w:fill="EFEFEF"/>
              </w:rPr>
              <w:t>version</w:t>
            </w:r>
            <w:r w:rsidRPr="00E857D0">
              <w:rPr>
                <w:color w:val="000000"/>
                <w:shd w:val="clear" w:color="auto" w:fill="EFEFEF"/>
              </w:rPr>
              <w:t>&gt;</w:t>
            </w:r>
            <w:r w:rsidRPr="00E857D0">
              <w:rPr>
                <w:color w:val="000000"/>
              </w:rPr>
              <w:t>1.0-SNAPSHOT</w:t>
            </w:r>
            <w:r w:rsidRPr="00E857D0">
              <w:rPr>
                <w:color w:val="000000"/>
                <w:shd w:val="clear" w:color="auto" w:fill="EFEFEF"/>
              </w:rPr>
              <w:t>&lt;/</w:t>
            </w:r>
            <w:r w:rsidRPr="00E857D0">
              <w:rPr>
                <w:color w:val="000080"/>
                <w:shd w:val="clear" w:color="auto" w:fill="EFEFEF"/>
              </w:rPr>
              <w:t>version</w:t>
            </w:r>
            <w:r w:rsidRPr="00E857D0">
              <w:rPr>
                <w:color w:val="000000"/>
                <w:shd w:val="clear" w:color="auto" w:fill="EFEFEF"/>
              </w:rPr>
              <w:t>&gt;</w:t>
            </w:r>
            <w:r w:rsidRPr="00E857D0">
              <w:rPr>
                <w:color w:val="000000"/>
              </w:rPr>
              <w:br/>
              <w:t xml:space="preserve">    </w:t>
            </w:r>
            <w:r w:rsidRPr="00E857D0">
              <w:rPr>
                <w:color w:val="000000"/>
                <w:shd w:val="clear" w:color="auto" w:fill="EFEFEF"/>
              </w:rPr>
              <w:t>&lt;</w:t>
            </w:r>
            <w:r w:rsidRPr="00E857D0">
              <w:rPr>
                <w:color w:val="000080"/>
                <w:shd w:val="clear" w:color="auto" w:fill="EFEFEF"/>
              </w:rPr>
              <w:t>packaging</w:t>
            </w:r>
            <w:r w:rsidRPr="00E857D0">
              <w:rPr>
                <w:color w:val="000000"/>
                <w:shd w:val="clear" w:color="auto" w:fill="EFEFEF"/>
              </w:rPr>
              <w:t>&gt;</w:t>
            </w:r>
            <w:r w:rsidRPr="00E857D0">
              <w:rPr>
                <w:color w:val="000000"/>
              </w:rPr>
              <w:t>pom</w:t>
            </w:r>
            <w:r w:rsidRPr="00E857D0">
              <w:rPr>
                <w:color w:val="000000"/>
                <w:shd w:val="clear" w:color="auto" w:fill="EFEFEF"/>
              </w:rPr>
              <w:t>&lt;/</w:t>
            </w:r>
            <w:r w:rsidRPr="00E857D0">
              <w:rPr>
                <w:color w:val="000080"/>
                <w:shd w:val="clear" w:color="auto" w:fill="EFEFEF"/>
              </w:rPr>
              <w:t>packaging</w:t>
            </w:r>
            <w:r w:rsidRPr="00E857D0">
              <w:rPr>
                <w:color w:val="000000"/>
                <w:shd w:val="clear" w:color="auto" w:fill="EFEFEF"/>
              </w:rPr>
              <w:t>&gt;</w:t>
            </w:r>
            <w:r w:rsidRPr="00E857D0">
              <w:rPr>
                <w:color w:val="000000"/>
              </w:rPr>
              <w:br/>
              <w:t xml:space="preserve">    </w:t>
            </w:r>
            <w:r w:rsidRPr="00E857D0">
              <w:rPr>
                <w:color w:val="000000"/>
                <w:shd w:val="clear" w:color="auto" w:fill="EFEFEF"/>
              </w:rPr>
              <w:t>&lt;</w:t>
            </w:r>
            <w:r w:rsidRPr="00E857D0">
              <w:rPr>
                <w:color w:val="000080"/>
                <w:shd w:val="clear" w:color="auto" w:fill="EFEFEF"/>
              </w:rPr>
              <w:t>properties</w:t>
            </w:r>
            <w:r w:rsidRPr="00E857D0">
              <w:rPr>
                <w:color w:val="000000"/>
                <w:shd w:val="clear" w:color="auto" w:fill="EFEFEF"/>
              </w:rPr>
              <w:t>&gt;</w:t>
            </w:r>
            <w:r w:rsidRPr="00E857D0">
              <w:rPr>
                <w:color w:val="000000"/>
              </w:rPr>
              <w:br/>
              <w:t xml:space="preserve">        </w:t>
            </w:r>
            <w:r w:rsidRPr="00E857D0">
              <w:rPr>
                <w:color w:val="000000"/>
                <w:shd w:val="clear" w:color="auto" w:fill="EFEFEF"/>
              </w:rPr>
              <w:t>&lt;</w:t>
            </w:r>
            <w:proofErr w:type="spellStart"/>
            <w:r w:rsidRPr="00E857D0">
              <w:rPr>
                <w:color w:val="000080"/>
                <w:shd w:val="clear" w:color="auto" w:fill="EFEFEF"/>
              </w:rPr>
              <w:t>fastjson.version</w:t>
            </w:r>
            <w:proofErr w:type="spellEnd"/>
            <w:r w:rsidRPr="00E857D0">
              <w:rPr>
                <w:color w:val="000000"/>
                <w:shd w:val="clear" w:color="auto" w:fill="EFEFEF"/>
              </w:rPr>
              <w:t>&gt;</w:t>
            </w:r>
            <w:r w:rsidRPr="00E857D0">
              <w:rPr>
                <w:color w:val="000000"/>
              </w:rPr>
              <w:t>1.2.46</w:t>
            </w:r>
            <w:r w:rsidRPr="00E857D0">
              <w:rPr>
                <w:color w:val="000000"/>
                <w:shd w:val="clear" w:color="auto" w:fill="EFEFEF"/>
              </w:rPr>
              <w:t>&lt;/</w:t>
            </w:r>
            <w:proofErr w:type="spellStart"/>
            <w:r w:rsidRPr="00E857D0">
              <w:rPr>
                <w:color w:val="000080"/>
                <w:shd w:val="clear" w:color="auto" w:fill="EFEFEF"/>
              </w:rPr>
              <w:t>fastjson.version</w:t>
            </w:r>
            <w:proofErr w:type="spellEnd"/>
            <w:r w:rsidRPr="00E857D0">
              <w:rPr>
                <w:color w:val="000000"/>
                <w:shd w:val="clear" w:color="auto" w:fill="EFEFEF"/>
              </w:rPr>
              <w:t>&gt;</w:t>
            </w:r>
            <w:r w:rsidRPr="00E857D0">
              <w:rPr>
                <w:color w:val="000000"/>
              </w:rPr>
              <w:br/>
              <w:t xml:space="preserve">        </w:t>
            </w:r>
            <w:r w:rsidRPr="00E857D0">
              <w:rPr>
                <w:color w:val="000000"/>
                <w:shd w:val="clear" w:color="auto" w:fill="EFEFEF"/>
              </w:rPr>
              <w:t>&lt;</w:t>
            </w:r>
            <w:proofErr w:type="spellStart"/>
            <w:r w:rsidRPr="00E857D0">
              <w:rPr>
                <w:color w:val="000080"/>
                <w:shd w:val="clear" w:color="auto" w:fill="EFEFEF"/>
              </w:rPr>
              <w:t>mapper.version</w:t>
            </w:r>
            <w:proofErr w:type="spellEnd"/>
            <w:r w:rsidRPr="00E857D0">
              <w:rPr>
                <w:color w:val="000000"/>
                <w:shd w:val="clear" w:color="auto" w:fill="EFEFEF"/>
              </w:rPr>
              <w:t>&gt;</w:t>
            </w:r>
            <w:r w:rsidRPr="00E857D0">
              <w:rPr>
                <w:color w:val="000000"/>
              </w:rPr>
              <w:t>3.4.6</w:t>
            </w:r>
            <w:r w:rsidRPr="00E857D0">
              <w:rPr>
                <w:color w:val="000000"/>
                <w:shd w:val="clear" w:color="auto" w:fill="EFEFEF"/>
              </w:rPr>
              <w:t>&lt;/</w:t>
            </w:r>
            <w:proofErr w:type="spellStart"/>
            <w:r w:rsidRPr="00E857D0">
              <w:rPr>
                <w:color w:val="000080"/>
                <w:shd w:val="clear" w:color="auto" w:fill="EFEFEF"/>
              </w:rPr>
              <w:t>mapper.version</w:t>
            </w:r>
            <w:proofErr w:type="spellEnd"/>
            <w:r w:rsidRPr="00E857D0">
              <w:rPr>
                <w:color w:val="000000"/>
                <w:shd w:val="clear" w:color="auto" w:fill="EFEFEF"/>
              </w:rPr>
              <w:t>&gt;</w:t>
            </w:r>
            <w:r w:rsidRPr="00E857D0">
              <w:rPr>
                <w:color w:val="000000"/>
              </w:rPr>
              <w:br/>
              <w:t xml:space="preserve">       </w:t>
            </w:r>
            <w:r w:rsidRPr="00E857D0">
              <w:rPr>
                <w:color w:val="C00000"/>
              </w:rPr>
              <w:t xml:space="preserve"> </w:t>
            </w:r>
            <w:r w:rsidR="00F34E95" w:rsidRPr="00F34E95">
              <w:rPr>
                <w:color w:val="C00000"/>
                <w:shd w:val="clear" w:color="auto" w:fill="EFEFEF"/>
              </w:rPr>
              <w:t>&lt;</w:t>
            </w:r>
            <w:proofErr w:type="spellStart"/>
            <w:r w:rsidR="00F34E95" w:rsidRPr="00F34E95">
              <w:rPr>
                <w:color w:val="C00000"/>
                <w:shd w:val="clear" w:color="auto" w:fill="EFEFEF"/>
              </w:rPr>
              <w:t>dubbo-starter.version</w:t>
            </w:r>
            <w:proofErr w:type="spellEnd"/>
            <w:r w:rsidR="00F34E95" w:rsidRPr="00F34E95">
              <w:rPr>
                <w:color w:val="C00000"/>
                <w:shd w:val="clear" w:color="auto" w:fill="EFEFEF"/>
              </w:rPr>
              <w:t>&gt;1.0.10&lt;/</w:t>
            </w:r>
            <w:proofErr w:type="spellStart"/>
            <w:r w:rsidR="00F34E95" w:rsidRPr="00F34E95">
              <w:rPr>
                <w:color w:val="C00000"/>
                <w:shd w:val="clear" w:color="auto" w:fill="EFEFEF"/>
              </w:rPr>
              <w:t>dubbo-starter.version</w:t>
            </w:r>
            <w:proofErr w:type="spellEnd"/>
            <w:r w:rsidR="00F34E95" w:rsidRPr="00F34E95">
              <w:rPr>
                <w:color w:val="C00000"/>
                <w:shd w:val="clear" w:color="auto" w:fill="EFEFEF"/>
              </w:rPr>
              <w:t>&gt;</w:t>
            </w:r>
          </w:p>
          <w:p w:rsidR="00F34E95" w:rsidRPr="00F34E95" w:rsidRDefault="00F34E95" w:rsidP="00F34E95">
            <w:pPr>
              <w:pStyle w:val="af"/>
              <w:rPr>
                <w:color w:val="C00000"/>
                <w:shd w:val="clear" w:color="auto" w:fill="EFEFEF"/>
              </w:rPr>
            </w:pPr>
            <w:r w:rsidRPr="00F34E95">
              <w:rPr>
                <w:color w:val="C00000"/>
                <w:shd w:val="clear" w:color="auto" w:fill="EFEFEF"/>
              </w:rPr>
              <w:t xml:space="preserve">        &lt;</w:t>
            </w:r>
            <w:proofErr w:type="spellStart"/>
            <w:r w:rsidRPr="00F34E95">
              <w:rPr>
                <w:color w:val="C00000"/>
                <w:shd w:val="clear" w:color="auto" w:fill="EFEFEF"/>
              </w:rPr>
              <w:t>dubbo.version</w:t>
            </w:r>
            <w:proofErr w:type="spellEnd"/>
            <w:r w:rsidRPr="00F34E95">
              <w:rPr>
                <w:color w:val="C00000"/>
                <w:shd w:val="clear" w:color="auto" w:fill="EFEFEF"/>
              </w:rPr>
              <w:t>&gt;2.6.0&lt;/</w:t>
            </w:r>
            <w:proofErr w:type="spellStart"/>
            <w:r w:rsidRPr="00F34E95">
              <w:rPr>
                <w:color w:val="C00000"/>
                <w:shd w:val="clear" w:color="auto" w:fill="EFEFEF"/>
              </w:rPr>
              <w:t>dubbo.version</w:t>
            </w:r>
            <w:proofErr w:type="spellEnd"/>
            <w:r w:rsidRPr="00F34E95">
              <w:rPr>
                <w:color w:val="C00000"/>
                <w:shd w:val="clear" w:color="auto" w:fill="EFEFEF"/>
              </w:rPr>
              <w:t>&gt;</w:t>
            </w:r>
          </w:p>
          <w:p w:rsidR="00F34E95" w:rsidRPr="00F34E95" w:rsidRDefault="00F34E95" w:rsidP="00F34E95">
            <w:pPr>
              <w:pStyle w:val="af"/>
              <w:rPr>
                <w:i/>
                <w:iCs/>
                <w:color w:val="C00000"/>
              </w:rPr>
            </w:pPr>
            <w:r w:rsidRPr="00F34E95">
              <w:rPr>
                <w:color w:val="C00000"/>
                <w:shd w:val="clear" w:color="auto" w:fill="EFEFEF"/>
              </w:rPr>
              <w:t xml:space="preserve">        &lt;</w:t>
            </w:r>
            <w:proofErr w:type="spellStart"/>
            <w:r w:rsidRPr="00F34E95">
              <w:rPr>
                <w:color w:val="C00000"/>
                <w:shd w:val="clear" w:color="auto" w:fill="EFEFEF"/>
              </w:rPr>
              <w:t>zkclient.version</w:t>
            </w:r>
            <w:proofErr w:type="spellEnd"/>
            <w:r w:rsidRPr="00F34E95">
              <w:rPr>
                <w:color w:val="C00000"/>
                <w:shd w:val="clear" w:color="auto" w:fill="EFEFEF"/>
              </w:rPr>
              <w:t>&gt;0.10&lt;/</w:t>
            </w:r>
            <w:proofErr w:type="spellStart"/>
            <w:r w:rsidRPr="00F34E95">
              <w:rPr>
                <w:color w:val="C00000"/>
                <w:shd w:val="clear" w:color="auto" w:fill="EFEFEF"/>
              </w:rPr>
              <w:t>zkclient.version</w:t>
            </w:r>
            <w:proofErr w:type="spellEnd"/>
            <w:r w:rsidRPr="00F34E95">
              <w:rPr>
                <w:color w:val="C00000"/>
                <w:shd w:val="clear" w:color="auto" w:fill="EFEFEF"/>
              </w:rPr>
              <w:t>&gt;</w:t>
            </w:r>
            <w:r w:rsidR="00E857D0" w:rsidRPr="00E857D0">
              <w:rPr>
                <w:color w:val="C00000"/>
              </w:rPr>
              <w:br/>
            </w:r>
            <w:r w:rsidR="00E857D0" w:rsidRPr="00E857D0">
              <w:rPr>
                <w:color w:val="000000"/>
              </w:rPr>
              <w:t xml:space="preserve">    </w:t>
            </w:r>
            <w:r w:rsidR="00E857D0" w:rsidRPr="00E857D0">
              <w:rPr>
                <w:color w:val="000000"/>
                <w:shd w:val="clear" w:color="auto" w:fill="EFEFEF"/>
              </w:rPr>
              <w:t>&lt;/</w:t>
            </w:r>
            <w:r w:rsidR="00E857D0" w:rsidRPr="00E857D0">
              <w:rPr>
                <w:color w:val="000080"/>
                <w:shd w:val="clear" w:color="auto" w:fill="EFEFEF"/>
              </w:rPr>
              <w:t>properties</w:t>
            </w:r>
            <w:r w:rsidR="00E857D0" w:rsidRPr="00E857D0">
              <w:rPr>
                <w:color w:val="000000"/>
                <w:shd w:val="clear" w:color="auto" w:fill="EFEFEF"/>
              </w:rPr>
              <w:t>&gt;</w:t>
            </w:r>
            <w:r w:rsidR="00E857D0" w:rsidRPr="00E857D0">
              <w:rPr>
                <w:color w:val="000000"/>
              </w:rPr>
              <w:br/>
            </w:r>
            <w:r w:rsidR="00E857D0" w:rsidRPr="00E857D0">
              <w:rPr>
                <w:color w:val="000000"/>
              </w:rPr>
              <w:br/>
              <w:t xml:space="preserve">    </w:t>
            </w:r>
            <w:r w:rsidR="00E857D0" w:rsidRPr="00E857D0">
              <w:rPr>
                <w:color w:val="000000"/>
                <w:shd w:val="clear" w:color="auto" w:fill="EFEFEF"/>
              </w:rPr>
              <w:t>&lt;</w:t>
            </w:r>
            <w:proofErr w:type="spellStart"/>
            <w:r w:rsidR="00E857D0" w:rsidRPr="00E857D0">
              <w:rPr>
                <w:color w:val="000080"/>
                <w:shd w:val="clear" w:color="auto" w:fill="EFEFEF"/>
              </w:rPr>
              <w:t>dependencyManagement</w:t>
            </w:r>
            <w:proofErr w:type="spellEnd"/>
            <w:r w:rsidR="00E857D0" w:rsidRPr="00E857D0">
              <w:rPr>
                <w:color w:val="000000"/>
                <w:shd w:val="clear" w:color="auto" w:fill="EFEFEF"/>
              </w:rPr>
              <w:t>&gt;</w:t>
            </w:r>
            <w:r w:rsidR="00E857D0" w:rsidRPr="00E857D0">
              <w:rPr>
                <w:color w:val="000000"/>
              </w:rPr>
              <w:br/>
              <w:t xml:space="preserve">        </w:t>
            </w:r>
            <w:r w:rsidR="00E857D0" w:rsidRPr="00E857D0">
              <w:rPr>
                <w:color w:val="000000"/>
                <w:shd w:val="clear" w:color="auto" w:fill="EFEFEF"/>
              </w:rPr>
              <w:t>&lt;</w:t>
            </w:r>
            <w:r w:rsidR="00E857D0" w:rsidRPr="00E857D0">
              <w:rPr>
                <w:color w:val="000080"/>
                <w:shd w:val="clear" w:color="auto" w:fill="EFEFEF"/>
              </w:rPr>
              <w:t>dependencies</w:t>
            </w:r>
            <w:r w:rsidR="00E857D0" w:rsidRPr="00E857D0">
              <w:rPr>
                <w:color w:val="000000"/>
                <w:shd w:val="clear" w:color="auto" w:fill="EFEFEF"/>
              </w:rPr>
              <w:t>&gt;</w:t>
            </w:r>
            <w:r w:rsidR="00E857D0" w:rsidRPr="00E857D0">
              <w:rPr>
                <w:color w:val="000000"/>
              </w:rPr>
              <w:br/>
              <w:t xml:space="preserve">            </w:t>
            </w:r>
            <w:r w:rsidR="00E857D0" w:rsidRPr="00E857D0">
              <w:rPr>
                <w:color w:val="000000"/>
                <w:shd w:val="clear" w:color="auto" w:fill="EFEFEF"/>
              </w:rPr>
              <w:t>&lt;</w:t>
            </w:r>
            <w:r w:rsidR="00E857D0" w:rsidRPr="00E857D0">
              <w:rPr>
                <w:color w:val="000080"/>
                <w:shd w:val="clear" w:color="auto" w:fill="EFEFEF"/>
              </w:rPr>
              <w:t>dependency</w:t>
            </w:r>
            <w:r w:rsidR="00E857D0" w:rsidRPr="00E857D0">
              <w:rPr>
                <w:color w:val="000000"/>
                <w:shd w:val="clear" w:color="auto" w:fill="EFEFEF"/>
              </w:rPr>
              <w:t>&gt;</w:t>
            </w:r>
            <w:r w:rsidR="00E857D0" w:rsidRPr="00E857D0">
              <w:rPr>
                <w:color w:val="000000"/>
              </w:rPr>
              <w:br/>
              <w:t xml:space="preserve">                </w:t>
            </w:r>
            <w:r w:rsidR="00E857D0" w:rsidRPr="00E857D0">
              <w:rPr>
                <w:color w:val="000000"/>
                <w:shd w:val="clear" w:color="auto" w:fill="EFEFEF"/>
              </w:rPr>
              <w:t>&lt;</w:t>
            </w:r>
            <w:proofErr w:type="spellStart"/>
            <w:r w:rsidR="00E857D0" w:rsidRPr="00E857D0">
              <w:rPr>
                <w:color w:val="000080"/>
                <w:shd w:val="clear" w:color="auto" w:fill="EFEFEF"/>
              </w:rPr>
              <w:t>groupId</w:t>
            </w:r>
            <w:proofErr w:type="spellEnd"/>
            <w:r w:rsidR="00E857D0" w:rsidRPr="00E857D0">
              <w:rPr>
                <w:color w:val="000000"/>
                <w:shd w:val="clear" w:color="auto" w:fill="EFEFEF"/>
              </w:rPr>
              <w:t>&gt;</w:t>
            </w:r>
            <w:proofErr w:type="spellStart"/>
            <w:r w:rsidR="00E857D0" w:rsidRPr="00E857D0">
              <w:rPr>
                <w:color w:val="000000"/>
              </w:rPr>
              <w:t>com.alibaba</w:t>
            </w:r>
            <w:proofErr w:type="spellEnd"/>
            <w:r w:rsidR="00E857D0" w:rsidRPr="00E857D0">
              <w:rPr>
                <w:color w:val="000000"/>
                <w:shd w:val="clear" w:color="auto" w:fill="EFEFEF"/>
              </w:rPr>
              <w:t>&lt;/</w:t>
            </w:r>
            <w:proofErr w:type="spellStart"/>
            <w:r w:rsidR="00E857D0" w:rsidRPr="00E857D0">
              <w:rPr>
                <w:color w:val="000080"/>
                <w:shd w:val="clear" w:color="auto" w:fill="EFEFEF"/>
              </w:rPr>
              <w:t>groupId</w:t>
            </w:r>
            <w:proofErr w:type="spellEnd"/>
            <w:r w:rsidR="00E857D0" w:rsidRPr="00E857D0">
              <w:rPr>
                <w:color w:val="000000"/>
                <w:shd w:val="clear" w:color="auto" w:fill="EFEFEF"/>
              </w:rPr>
              <w:t>&gt;</w:t>
            </w:r>
            <w:r w:rsidR="00E857D0" w:rsidRPr="00E857D0">
              <w:rPr>
                <w:color w:val="000000"/>
              </w:rPr>
              <w:br/>
              <w:t xml:space="preserve">                </w:t>
            </w:r>
            <w:r w:rsidR="00E857D0" w:rsidRPr="00E857D0">
              <w:rPr>
                <w:color w:val="000000"/>
                <w:shd w:val="clear" w:color="auto" w:fill="EFEFEF"/>
              </w:rPr>
              <w:t>&lt;</w:t>
            </w:r>
            <w:proofErr w:type="spellStart"/>
            <w:r w:rsidR="00E857D0" w:rsidRPr="00E857D0">
              <w:rPr>
                <w:color w:val="000080"/>
                <w:shd w:val="clear" w:color="auto" w:fill="EFEFEF"/>
              </w:rPr>
              <w:t>artifactId</w:t>
            </w:r>
            <w:proofErr w:type="spellEnd"/>
            <w:r w:rsidR="00E857D0" w:rsidRPr="00E857D0">
              <w:rPr>
                <w:color w:val="000000"/>
                <w:shd w:val="clear" w:color="auto" w:fill="EFEFEF"/>
              </w:rPr>
              <w:t>&gt;</w:t>
            </w:r>
            <w:proofErr w:type="spellStart"/>
            <w:r w:rsidR="00E857D0" w:rsidRPr="00E857D0">
              <w:rPr>
                <w:color w:val="000000"/>
              </w:rPr>
              <w:t>fastjson</w:t>
            </w:r>
            <w:proofErr w:type="spellEnd"/>
            <w:r w:rsidR="00E857D0" w:rsidRPr="00E857D0">
              <w:rPr>
                <w:color w:val="000000"/>
                <w:shd w:val="clear" w:color="auto" w:fill="EFEFEF"/>
              </w:rPr>
              <w:t>&lt;/</w:t>
            </w:r>
            <w:proofErr w:type="spellStart"/>
            <w:r w:rsidR="00E857D0" w:rsidRPr="00E857D0">
              <w:rPr>
                <w:color w:val="000080"/>
                <w:shd w:val="clear" w:color="auto" w:fill="EFEFEF"/>
              </w:rPr>
              <w:t>artifactId</w:t>
            </w:r>
            <w:proofErr w:type="spellEnd"/>
            <w:r w:rsidR="00E857D0" w:rsidRPr="00E857D0">
              <w:rPr>
                <w:color w:val="000000"/>
                <w:shd w:val="clear" w:color="auto" w:fill="EFEFEF"/>
              </w:rPr>
              <w:t>&gt;</w:t>
            </w:r>
            <w:r w:rsidR="00E857D0" w:rsidRPr="00E857D0">
              <w:rPr>
                <w:color w:val="000000"/>
              </w:rPr>
              <w:br/>
              <w:t xml:space="preserve">                </w:t>
            </w:r>
            <w:r w:rsidR="00E857D0" w:rsidRPr="00E857D0">
              <w:rPr>
                <w:color w:val="000000"/>
                <w:shd w:val="clear" w:color="auto" w:fill="EFEFEF"/>
              </w:rPr>
              <w:t>&lt;</w:t>
            </w:r>
            <w:r w:rsidR="00E857D0" w:rsidRPr="00E857D0">
              <w:rPr>
                <w:color w:val="000080"/>
                <w:shd w:val="clear" w:color="auto" w:fill="EFEFEF"/>
              </w:rPr>
              <w:t>version</w:t>
            </w:r>
            <w:r w:rsidR="00E857D0" w:rsidRPr="00E857D0">
              <w:rPr>
                <w:color w:val="000000"/>
                <w:shd w:val="clear" w:color="auto" w:fill="EFEFEF"/>
              </w:rPr>
              <w:t>&gt;</w:t>
            </w:r>
            <w:r w:rsidR="00E857D0" w:rsidRPr="00E857D0">
              <w:rPr>
                <w:color w:val="000000"/>
              </w:rPr>
              <w:t>${</w:t>
            </w:r>
            <w:proofErr w:type="spellStart"/>
            <w:r w:rsidR="00E857D0" w:rsidRPr="00E857D0">
              <w:rPr>
                <w:color w:val="000000"/>
              </w:rPr>
              <w:t>fastjson.version</w:t>
            </w:r>
            <w:proofErr w:type="spellEnd"/>
            <w:r w:rsidR="00E857D0" w:rsidRPr="00E857D0">
              <w:rPr>
                <w:color w:val="000000"/>
              </w:rPr>
              <w:t>}</w:t>
            </w:r>
            <w:r w:rsidR="00E857D0" w:rsidRPr="00E857D0">
              <w:rPr>
                <w:color w:val="000000"/>
                <w:shd w:val="clear" w:color="auto" w:fill="EFEFEF"/>
              </w:rPr>
              <w:t>&lt;/</w:t>
            </w:r>
            <w:r w:rsidR="00E857D0" w:rsidRPr="00E857D0">
              <w:rPr>
                <w:color w:val="000080"/>
                <w:shd w:val="clear" w:color="auto" w:fill="EFEFEF"/>
              </w:rPr>
              <w:t>version</w:t>
            </w:r>
            <w:r w:rsidR="00E857D0" w:rsidRPr="00E857D0">
              <w:rPr>
                <w:color w:val="000000"/>
                <w:shd w:val="clear" w:color="auto" w:fill="EFEFEF"/>
              </w:rPr>
              <w:t>&gt;</w:t>
            </w:r>
            <w:r w:rsidR="00E857D0" w:rsidRPr="00E857D0">
              <w:rPr>
                <w:color w:val="000000"/>
              </w:rPr>
              <w:br/>
              <w:t xml:space="preserve">            </w:t>
            </w:r>
            <w:r w:rsidR="00E857D0" w:rsidRPr="00E857D0">
              <w:rPr>
                <w:color w:val="000000"/>
                <w:shd w:val="clear" w:color="auto" w:fill="EFEFEF"/>
              </w:rPr>
              <w:t>&lt;/</w:t>
            </w:r>
            <w:r w:rsidR="00E857D0" w:rsidRPr="00E857D0">
              <w:rPr>
                <w:color w:val="000080"/>
                <w:shd w:val="clear" w:color="auto" w:fill="EFEFEF"/>
              </w:rPr>
              <w:t>dependency</w:t>
            </w:r>
            <w:r w:rsidR="00E857D0" w:rsidRPr="00E857D0">
              <w:rPr>
                <w:color w:val="000000"/>
                <w:shd w:val="clear" w:color="auto" w:fill="EFEFEF"/>
              </w:rPr>
              <w:t>&gt;</w:t>
            </w:r>
            <w:r w:rsidR="00E857D0" w:rsidRPr="00E857D0">
              <w:rPr>
                <w:color w:val="000000"/>
              </w:rPr>
              <w:br/>
              <w:t xml:space="preserve">            </w:t>
            </w:r>
            <w:r w:rsidR="00E857D0" w:rsidRPr="00E857D0">
              <w:rPr>
                <w:color w:val="000000"/>
                <w:shd w:val="clear" w:color="auto" w:fill="EFEFEF"/>
              </w:rPr>
              <w:t>&lt;</w:t>
            </w:r>
            <w:r w:rsidR="00E857D0" w:rsidRPr="00E857D0">
              <w:rPr>
                <w:color w:val="000080"/>
                <w:shd w:val="clear" w:color="auto" w:fill="EFEFEF"/>
              </w:rPr>
              <w:t>dependency</w:t>
            </w:r>
            <w:r w:rsidR="00E857D0" w:rsidRPr="00E857D0">
              <w:rPr>
                <w:color w:val="000000"/>
                <w:shd w:val="clear" w:color="auto" w:fill="EFEFEF"/>
              </w:rPr>
              <w:t>&gt;</w:t>
            </w:r>
            <w:r w:rsidR="00E857D0" w:rsidRPr="00E857D0">
              <w:rPr>
                <w:color w:val="000000"/>
              </w:rPr>
              <w:br/>
              <w:t xml:space="preserve">                </w:t>
            </w:r>
            <w:r w:rsidR="00E857D0" w:rsidRPr="00E857D0">
              <w:rPr>
                <w:color w:val="000000"/>
                <w:shd w:val="clear" w:color="auto" w:fill="EFEFEF"/>
              </w:rPr>
              <w:t>&lt;</w:t>
            </w:r>
            <w:proofErr w:type="spellStart"/>
            <w:r w:rsidR="00E857D0" w:rsidRPr="00E857D0">
              <w:rPr>
                <w:color w:val="000080"/>
                <w:shd w:val="clear" w:color="auto" w:fill="EFEFEF"/>
              </w:rPr>
              <w:t>groupId</w:t>
            </w:r>
            <w:proofErr w:type="spellEnd"/>
            <w:r w:rsidR="00E857D0" w:rsidRPr="00E857D0">
              <w:rPr>
                <w:color w:val="000000"/>
                <w:shd w:val="clear" w:color="auto" w:fill="EFEFEF"/>
              </w:rPr>
              <w:t>&gt;</w:t>
            </w:r>
            <w:proofErr w:type="spellStart"/>
            <w:r w:rsidR="00E857D0" w:rsidRPr="00E857D0">
              <w:rPr>
                <w:color w:val="000000"/>
              </w:rPr>
              <w:t>tk.mybatis</w:t>
            </w:r>
            <w:proofErr w:type="spellEnd"/>
            <w:r w:rsidR="00E857D0" w:rsidRPr="00E857D0">
              <w:rPr>
                <w:color w:val="000000"/>
                <w:shd w:val="clear" w:color="auto" w:fill="EFEFEF"/>
              </w:rPr>
              <w:t>&lt;/</w:t>
            </w:r>
            <w:proofErr w:type="spellStart"/>
            <w:r w:rsidR="00E857D0" w:rsidRPr="00E857D0">
              <w:rPr>
                <w:color w:val="000080"/>
                <w:shd w:val="clear" w:color="auto" w:fill="EFEFEF"/>
              </w:rPr>
              <w:t>groupId</w:t>
            </w:r>
            <w:proofErr w:type="spellEnd"/>
            <w:r w:rsidR="00E857D0" w:rsidRPr="00E857D0">
              <w:rPr>
                <w:color w:val="000000"/>
                <w:shd w:val="clear" w:color="auto" w:fill="EFEFEF"/>
              </w:rPr>
              <w:t>&gt;</w:t>
            </w:r>
            <w:r w:rsidR="00E857D0" w:rsidRPr="00E857D0">
              <w:rPr>
                <w:color w:val="000000"/>
              </w:rPr>
              <w:br/>
              <w:t xml:space="preserve">                </w:t>
            </w:r>
            <w:r w:rsidR="00E857D0" w:rsidRPr="00E857D0">
              <w:rPr>
                <w:color w:val="000000"/>
                <w:shd w:val="clear" w:color="auto" w:fill="EFEFEF"/>
              </w:rPr>
              <w:t>&lt;</w:t>
            </w:r>
            <w:proofErr w:type="spellStart"/>
            <w:r w:rsidR="00E857D0" w:rsidRPr="00E857D0">
              <w:rPr>
                <w:color w:val="000080"/>
                <w:shd w:val="clear" w:color="auto" w:fill="EFEFEF"/>
              </w:rPr>
              <w:t>artifactId</w:t>
            </w:r>
            <w:proofErr w:type="spellEnd"/>
            <w:r w:rsidR="00E857D0" w:rsidRPr="00E857D0">
              <w:rPr>
                <w:color w:val="000000"/>
                <w:shd w:val="clear" w:color="auto" w:fill="EFEFEF"/>
              </w:rPr>
              <w:t>&gt;</w:t>
            </w:r>
            <w:r w:rsidR="00E857D0" w:rsidRPr="00E857D0">
              <w:rPr>
                <w:color w:val="000000"/>
              </w:rPr>
              <w:t>mapper</w:t>
            </w:r>
            <w:r w:rsidR="00E857D0" w:rsidRPr="00E857D0">
              <w:rPr>
                <w:color w:val="000000"/>
                <w:shd w:val="clear" w:color="auto" w:fill="EFEFEF"/>
              </w:rPr>
              <w:t>&lt;/</w:t>
            </w:r>
            <w:proofErr w:type="spellStart"/>
            <w:r w:rsidR="00E857D0" w:rsidRPr="00E857D0">
              <w:rPr>
                <w:color w:val="000080"/>
                <w:shd w:val="clear" w:color="auto" w:fill="EFEFEF"/>
              </w:rPr>
              <w:t>artifactId</w:t>
            </w:r>
            <w:proofErr w:type="spellEnd"/>
            <w:r w:rsidR="00E857D0" w:rsidRPr="00E857D0">
              <w:rPr>
                <w:color w:val="000000"/>
                <w:shd w:val="clear" w:color="auto" w:fill="EFEFEF"/>
              </w:rPr>
              <w:t>&gt;</w:t>
            </w:r>
            <w:r w:rsidR="00E857D0" w:rsidRPr="00E857D0">
              <w:rPr>
                <w:color w:val="000000"/>
              </w:rPr>
              <w:br/>
              <w:t xml:space="preserve">                </w:t>
            </w:r>
            <w:r w:rsidR="00E857D0" w:rsidRPr="00E857D0">
              <w:rPr>
                <w:color w:val="000000"/>
                <w:shd w:val="clear" w:color="auto" w:fill="EFEFEF"/>
              </w:rPr>
              <w:t>&lt;</w:t>
            </w:r>
            <w:r w:rsidR="00E857D0" w:rsidRPr="00E857D0">
              <w:rPr>
                <w:color w:val="000080"/>
                <w:shd w:val="clear" w:color="auto" w:fill="EFEFEF"/>
              </w:rPr>
              <w:t>version</w:t>
            </w:r>
            <w:r w:rsidR="00E857D0" w:rsidRPr="00E857D0">
              <w:rPr>
                <w:color w:val="000000"/>
                <w:shd w:val="clear" w:color="auto" w:fill="EFEFEF"/>
              </w:rPr>
              <w:t>&gt;</w:t>
            </w:r>
            <w:r w:rsidR="00E857D0" w:rsidRPr="00E857D0">
              <w:rPr>
                <w:color w:val="000000"/>
              </w:rPr>
              <w:t>${</w:t>
            </w:r>
            <w:proofErr w:type="spellStart"/>
            <w:r w:rsidR="00E857D0" w:rsidRPr="00E857D0">
              <w:rPr>
                <w:color w:val="000000"/>
              </w:rPr>
              <w:t>mapper.version</w:t>
            </w:r>
            <w:proofErr w:type="spellEnd"/>
            <w:r w:rsidR="00E857D0" w:rsidRPr="00E857D0">
              <w:rPr>
                <w:color w:val="000000"/>
              </w:rPr>
              <w:t>}</w:t>
            </w:r>
            <w:r w:rsidR="00E857D0" w:rsidRPr="00E857D0">
              <w:rPr>
                <w:color w:val="000000"/>
                <w:shd w:val="clear" w:color="auto" w:fill="EFEFEF"/>
              </w:rPr>
              <w:t>&lt;/</w:t>
            </w:r>
            <w:r w:rsidR="00E857D0" w:rsidRPr="00E857D0">
              <w:rPr>
                <w:color w:val="000080"/>
                <w:shd w:val="clear" w:color="auto" w:fill="EFEFEF"/>
              </w:rPr>
              <w:t>version</w:t>
            </w:r>
            <w:r w:rsidR="00E857D0" w:rsidRPr="00E857D0">
              <w:rPr>
                <w:color w:val="000000"/>
                <w:shd w:val="clear" w:color="auto" w:fill="EFEFEF"/>
              </w:rPr>
              <w:t>&gt;</w:t>
            </w:r>
            <w:r w:rsidR="00E857D0" w:rsidRPr="00E857D0">
              <w:rPr>
                <w:color w:val="000000"/>
              </w:rPr>
              <w:br/>
              <w:t xml:space="preserve">            </w:t>
            </w:r>
            <w:r w:rsidR="00E857D0" w:rsidRPr="00E857D0">
              <w:rPr>
                <w:color w:val="000000"/>
                <w:shd w:val="clear" w:color="auto" w:fill="EFEFEF"/>
              </w:rPr>
              <w:t>&lt;/</w:t>
            </w:r>
            <w:r w:rsidR="00E857D0" w:rsidRPr="00E857D0">
              <w:rPr>
                <w:color w:val="000080"/>
                <w:shd w:val="clear" w:color="auto" w:fill="EFEFEF"/>
              </w:rPr>
              <w:t>dependency</w:t>
            </w:r>
            <w:r w:rsidR="00E857D0" w:rsidRPr="00E857D0">
              <w:rPr>
                <w:color w:val="000000"/>
                <w:shd w:val="clear" w:color="auto" w:fill="EFEFEF"/>
              </w:rPr>
              <w:t>&gt;</w:t>
            </w:r>
            <w:r w:rsidR="00E857D0" w:rsidRPr="00E857D0">
              <w:rPr>
                <w:color w:val="000000"/>
              </w:rPr>
              <w:br/>
            </w:r>
            <w:r w:rsidR="00E857D0">
              <w:rPr>
                <w:i/>
                <w:iCs/>
                <w:color w:val="808080"/>
              </w:rPr>
              <w:t xml:space="preserve"> </w:t>
            </w:r>
            <w:r w:rsidR="00E857D0" w:rsidRPr="00E857D0">
              <w:rPr>
                <w:i/>
                <w:iCs/>
                <w:color w:val="808080"/>
              </w:rPr>
              <w:br/>
            </w:r>
            <w:r w:rsidRPr="00F34E95">
              <w:rPr>
                <w:i/>
                <w:iCs/>
                <w:color w:val="C00000"/>
              </w:rPr>
              <w:t xml:space="preserve">            &lt;dependency&gt;</w:t>
            </w:r>
          </w:p>
          <w:p w:rsidR="00F34E95" w:rsidRPr="00F34E95" w:rsidRDefault="00F34E95" w:rsidP="00F34E95">
            <w:pPr>
              <w:pStyle w:val="af"/>
              <w:rPr>
                <w:i/>
                <w:iCs/>
                <w:color w:val="C00000"/>
              </w:rPr>
            </w:pPr>
            <w:r w:rsidRPr="00F34E95">
              <w:rPr>
                <w:i/>
                <w:iCs/>
                <w:color w:val="C00000"/>
              </w:rPr>
              <w:t xml:space="preserve">                &lt;</w:t>
            </w:r>
            <w:proofErr w:type="spellStart"/>
            <w:r w:rsidRPr="00F34E95">
              <w:rPr>
                <w:i/>
                <w:iCs/>
                <w:color w:val="C00000"/>
              </w:rPr>
              <w:t>groupId</w:t>
            </w:r>
            <w:proofErr w:type="spellEnd"/>
            <w:r w:rsidRPr="00F34E95">
              <w:rPr>
                <w:i/>
                <w:iCs/>
                <w:color w:val="C00000"/>
              </w:rPr>
              <w:t>&gt;</w:t>
            </w:r>
            <w:proofErr w:type="spellStart"/>
            <w:r w:rsidRPr="00F34E95">
              <w:rPr>
                <w:i/>
                <w:iCs/>
                <w:color w:val="C00000"/>
              </w:rPr>
              <w:t>com.alibaba</w:t>
            </w:r>
            <w:proofErr w:type="spellEnd"/>
            <w:r w:rsidRPr="00F34E95">
              <w:rPr>
                <w:i/>
                <w:iCs/>
                <w:color w:val="C00000"/>
              </w:rPr>
              <w:t>&lt;/</w:t>
            </w:r>
            <w:proofErr w:type="spellStart"/>
            <w:r w:rsidRPr="00F34E95">
              <w:rPr>
                <w:i/>
                <w:iCs/>
                <w:color w:val="C00000"/>
              </w:rPr>
              <w:t>groupId</w:t>
            </w:r>
            <w:proofErr w:type="spellEnd"/>
            <w:r w:rsidRPr="00F34E95">
              <w:rPr>
                <w:i/>
                <w:iCs/>
                <w:color w:val="C00000"/>
              </w:rPr>
              <w:t>&gt;</w:t>
            </w:r>
          </w:p>
          <w:p w:rsidR="00F34E95" w:rsidRPr="00F34E95" w:rsidRDefault="00F34E95" w:rsidP="00F34E95">
            <w:pPr>
              <w:pStyle w:val="af"/>
              <w:rPr>
                <w:i/>
                <w:iCs/>
                <w:color w:val="C00000"/>
              </w:rPr>
            </w:pPr>
            <w:r w:rsidRPr="00F34E95">
              <w:rPr>
                <w:i/>
                <w:iCs/>
                <w:color w:val="C00000"/>
              </w:rPr>
              <w:t xml:space="preserve">                &lt;</w:t>
            </w:r>
            <w:proofErr w:type="spellStart"/>
            <w:r w:rsidRPr="00F34E95">
              <w:rPr>
                <w:i/>
                <w:iCs/>
                <w:color w:val="C00000"/>
              </w:rPr>
              <w:t>artifactId</w:t>
            </w:r>
            <w:proofErr w:type="spellEnd"/>
            <w:r w:rsidRPr="00F34E95">
              <w:rPr>
                <w:i/>
                <w:iCs/>
                <w:color w:val="C00000"/>
              </w:rPr>
              <w:t>&gt;</w:t>
            </w:r>
            <w:proofErr w:type="spellStart"/>
            <w:r w:rsidRPr="00F34E95">
              <w:rPr>
                <w:i/>
                <w:iCs/>
                <w:color w:val="C00000"/>
              </w:rPr>
              <w:t>dubbo</w:t>
            </w:r>
            <w:proofErr w:type="spellEnd"/>
            <w:r w:rsidRPr="00F34E95">
              <w:rPr>
                <w:i/>
                <w:iCs/>
                <w:color w:val="C00000"/>
              </w:rPr>
              <w:t>&lt;/</w:t>
            </w:r>
            <w:proofErr w:type="spellStart"/>
            <w:r w:rsidRPr="00F34E95">
              <w:rPr>
                <w:i/>
                <w:iCs/>
                <w:color w:val="C00000"/>
              </w:rPr>
              <w:t>artifactId</w:t>
            </w:r>
            <w:proofErr w:type="spellEnd"/>
            <w:r w:rsidRPr="00F34E95">
              <w:rPr>
                <w:i/>
                <w:iCs/>
                <w:color w:val="C00000"/>
              </w:rPr>
              <w:t>&gt;</w:t>
            </w:r>
          </w:p>
          <w:p w:rsidR="00F34E95" w:rsidRPr="00F34E95" w:rsidRDefault="00F34E95" w:rsidP="00F34E95">
            <w:pPr>
              <w:pStyle w:val="af"/>
              <w:rPr>
                <w:i/>
                <w:iCs/>
                <w:color w:val="C00000"/>
              </w:rPr>
            </w:pPr>
            <w:r w:rsidRPr="00F34E95">
              <w:rPr>
                <w:i/>
                <w:iCs/>
                <w:color w:val="C00000"/>
              </w:rPr>
              <w:t xml:space="preserve">                &lt;version&gt;${</w:t>
            </w:r>
            <w:proofErr w:type="spellStart"/>
            <w:r w:rsidRPr="00F34E95">
              <w:rPr>
                <w:i/>
                <w:iCs/>
                <w:color w:val="C00000"/>
              </w:rPr>
              <w:t>dubbo.version</w:t>
            </w:r>
            <w:proofErr w:type="spellEnd"/>
            <w:r w:rsidRPr="00F34E95">
              <w:rPr>
                <w:i/>
                <w:iCs/>
                <w:color w:val="C00000"/>
              </w:rPr>
              <w:t>}&lt;/version&gt;</w:t>
            </w:r>
          </w:p>
          <w:p w:rsidR="00F34E95" w:rsidRPr="00F34E95" w:rsidRDefault="00F34E95" w:rsidP="00F34E95">
            <w:pPr>
              <w:pStyle w:val="af"/>
              <w:rPr>
                <w:i/>
                <w:iCs/>
                <w:color w:val="C00000"/>
              </w:rPr>
            </w:pPr>
            <w:r w:rsidRPr="00F34E95">
              <w:rPr>
                <w:i/>
                <w:iCs/>
                <w:color w:val="C00000"/>
              </w:rPr>
              <w:t xml:space="preserve">            &lt;/dependency&gt;</w:t>
            </w:r>
          </w:p>
          <w:p w:rsidR="00F34E95" w:rsidRPr="00F34E95" w:rsidRDefault="00F34E95" w:rsidP="00F34E95">
            <w:pPr>
              <w:pStyle w:val="af"/>
              <w:rPr>
                <w:i/>
                <w:iCs/>
                <w:color w:val="C00000"/>
              </w:rPr>
            </w:pPr>
          </w:p>
          <w:p w:rsidR="00F34E95" w:rsidRPr="00F34E95" w:rsidRDefault="00F34E95" w:rsidP="00F34E95">
            <w:pPr>
              <w:pStyle w:val="af"/>
              <w:rPr>
                <w:i/>
                <w:iCs/>
                <w:color w:val="C00000"/>
              </w:rPr>
            </w:pPr>
            <w:r w:rsidRPr="00F34E95">
              <w:rPr>
                <w:i/>
                <w:iCs/>
                <w:color w:val="C00000"/>
              </w:rPr>
              <w:lastRenderedPageBreak/>
              <w:t xml:space="preserve">            &lt;dependency&gt;</w:t>
            </w:r>
          </w:p>
          <w:p w:rsidR="00F34E95" w:rsidRPr="00F34E95" w:rsidRDefault="00F34E95" w:rsidP="00F34E95">
            <w:pPr>
              <w:pStyle w:val="af"/>
              <w:rPr>
                <w:i/>
                <w:iCs/>
                <w:color w:val="C00000"/>
              </w:rPr>
            </w:pPr>
            <w:r w:rsidRPr="00F34E95">
              <w:rPr>
                <w:i/>
                <w:iCs/>
                <w:color w:val="C00000"/>
              </w:rPr>
              <w:t xml:space="preserve">                &lt;</w:t>
            </w:r>
            <w:proofErr w:type="spellStart"/>
            <w:r w:rsidRPr="00F34E95">
              <w:rPr>
                <w:i/>
                <w:iCs/>
                <w:color w:val="C00000"/>
              </w:rPr>
              <w:t>groupId</w:t>
            </w:r>
            <w:proofErr w:type="spellEnd"/>
            <w:r w:rsidRPr="00F34E95">
              <w:rPr>
                <w:i/>
                <w:iCs/>
                <w:color w:val="C00000"/>
              </w:rPr>
              <w:t>&gt;com.101tec&lt;/</w:t>
            </w:r>
            <w:proofErr w:type="spellStart"/>
            <w:r w:rsidRPr="00F34E95">
              <w:rPr>
                <w:i/>
                <w:iCs/>
                <w:color w:val="C00000"/>
              </w:rPr>
              <w:t>groupId</w:t>
            </w:r>
            <w:proofErr w:type="spellEnd"/>
            <w:r w:rsidRPr="00F34E95">
              <w:rPr>
                <w:i/>
                <w:iCs/>
                <w:color w:val="C00000"/>
              </w:rPr>
              <w:t>&gt;</w:t>
            </w:r>
          </w:p>
          <w:p w:rsidR="00F34E95" w:rsidRPr="00F34E95" w:rsidRDefault="00F34E95" w:rsidP="00F34E95">
            <w:pPr>
              <w:pStyle w:val="af"/>
              <w:rPr>
                <w:i/>
                <w:iCs/>
                <w:color w:val="C00000"/>
              </w:rPr>
            </w:pPr>
            <w:r w:rsidRPr="00F34E95">
              <w:rPr>
                <w:i/>
                <w:iCs/>
                <w:color w:val="C00000"/>
              </w:rPr>
              <w:t xml:space="preserve">                &lt;</w:t>
            </w:r>
            <w:proofErr w:type="spellStart"/>
            <w:r w:rsidRPr="00F34E95">
              <w:rPr>
                <w:i/>
                <w:iCs/>
                <w:color w:val="C00000"/>
              </w:rPr>
              <w:t>artifactId</w:t>
            </w:r>
            <w:proofErr w:type="spellEnd"/>
            <w:r w:rsidRPr="00F34E95">
              <w:rPr>
                <w:i/>
                <w:iCs/>
                <w:color w:val="C00000"/>
              </w:rPr>
              <w:t>&gt;</w:t>
            </w:r>
            <w:proofErr w:type="spellStart"/>
            <w:r w:rsidRPr="00F34E95">
              <w:rPr>
                <w:i/>
                <w:iCs/>
                <w:color w:val="C00000"/>
              </w:rPr>
              <w:t>zkclient</w:t>
            </w:r>
            <w:proofErr w:type="spellEnd"/>
            <w:r w:rsidRPr="00F34E95">
              <w:rPr>
                <w:i/>
                <w:iCs/>
                <w:color w:val="C00000"/>
              </w:rPr>
              <w:t>&lt;/</w:t>
            </w:r>
            <w:proofErr w:type="spellStart"/>
            <w:r w:rsidRPr="00F34E95">
              <w:rPr>
                <w:i/>
                <w:iCs/>
                <w:color w:val="C00000"/>
              </w:rPr>
              <w:t>artifactId</w:t>
            </w:r>
            <w:proofErr w:type="spellEnd"/>
            <w:r w:rsidRPr="00F34E95">
              <w:rPr>
                <w:i/>
                <w:iCs/>
                <w:color w:val="C00000"/>
              </w:rPr>
              <w:t>&gt;</w:t>
            </w:r>
          </w:p>
          <w:p w:rsidR="00F34E95" w:rsidRPr="00F34E95" w:rsidRDefault="00F34E95" w:rsidP="00F34E95">
            <w:pPr>
              <w:pStyle w:val="af"/>
              <w:rPr>
                <w:i/>
                <w:iCs/>
                <w:color w:val="C00000"/>
              </w:rPr>
            </w:pPr>
            <w:r w:rsidRPr="00F34E95">
              <w:rPr>
                <w:i/>
                <w:iCs/>
                <w:color w:val="C00000"/>
              </w:rPr>
              <w:t xml:space="preserve">                &lt;version&gt;${</w:t>
            </w:r>
            <w:proofErr w:type="spellStart"/>
            <w:r w:rsidRPr="00F34E95">
              <w:rPr>
                <w:i/>
                <w:iCs/>
                <w:color w:val="C00000"/>
              </w:rPr>
              <w:t>zkclient.version</w:t>
            </w:r>
            <w:proofErr w:type="spellEnd"/>
            <w:r w:rsidRPr="00F34E95">
              <w:rPr>
                <w:i/>
                <w:iCs/>
                <w:color w:val="C00000"/>
              </w:rPr>
              <w:t>}&lt;/version&gt;</w:t>
            </w:r>
          </w:p>
          <w:p w:rsidR="00F34E95" w:rsidRPr="00F34E95" w:rsidRDefault="00F34E95" w:rsidP="00F34E95">
            <w:pPr>
              <w:pStyle w:val="af"/>
              <w:rPr>
                <w:i/>
                <w:iCs/>
                <w:color w:val="C00000"/>
              </w:rPr>
            </w:pPr>
            <w:r w:rsidRPr="00F34E95">
              <w:rPr>
                <w:i/>
                <w:iCs/>
                <w:color w:val="C00000"/>
              </w:rPr>
              <w:t xml:space="preserve">            &lt;/dependency&gt;</w:t>
            </w:r>
          </w:p>
          <w:p w:rsidR="00F34E95" w:rsidRPr="00F34E95" w:rsidRDefault="00F34E95" w:rsidP="00F34E95">
            <w:pPr>
              <w:pStyle w:val="af"/>
              <w:rPr>
                <w:i/>
                <w:iCs/>
                <w:color w:val="C00000"/>
              </w:rPr>
            </w:pPr>
          </w:p>
          <w:p w:rsidR="00F34E95" w:rsidRPr="00F34E95" w:rsidRDefault="00F34E95" w:rsidP="00F34E95">
            <w:pPr>
              <w:pStyle w:val="af"/>
              <w:rPr>
                <w:i/>
                <w:iCs/>
                <w:color w:val="C00000"/>
              </w:rPr>
            </w:pPr>
            <w:r w:rsidRPr="00F34E95">
              <w:rPr>
                <w:i/>
                <w:iCs/>
                <w:color w:val="C00000"/>
              </w:rPr>
              <w:t xml:space="preserve">            &lt;dependency&gt;</w:t>
            </w:r>
          </w:p>
          <w:p w:rsidR="00F34E95" w:rsidRPr="00F34E95" w:rsidRDefault="00F34E95" w:rsidP="00F34E95">
            <w:pPr>
              <w:pStyle w:val="af"/>
              <w:rPr>
                <w:i/>
                <w:iCs/>
                <w:color w:val="C00000"/>
              </w:rPr>
            </w:pPr>
            <w:r w:rsidRPr="00F34E95">
              <w:rPr>
                <w:i/>
                <w:iCs/>
                <w:color w:val="C00000"/>
              </w:rPr>
              <w:t xml:space="preserve">                &lt;</w:t>
            </w:r>
            <w:proofErr w:type="spellStart"/>
            <w:r w:rsidRPr="00F34E95">
              <w:rPr>
                <w:i/>
                <w:iCs/>
                <w:color w:val="C00000"/>
              </w:rPr>
              <w:t>groupId</w:t>
            </w:r>
            <w:proofErr w:type="spellEnd"/>
            <w:r w:rsidRPr="00F34E95">
              <w:rPr>
                <w:i/>
                <w:iCs/>
                <w:color w:val="C00000"/>
              </w:rPr>
              <w:t>&gt;</w:t>
            </w:r>
            <w:proofErr w:type="spellStart"/>
            <w:r w:rsidRPr="00F34E95">
              <w:rPr>
                <w:i/>
                <w:iCs/>
                <w:color w:val="C00000"/>
              </w:rPr>
              <w:t>com.gitee.reger</w:t>
            </w:r>
            <w:proofErr w:type="spellEnd"/>
            <w:r w:rsidRPr="00F34E95">
              <w:rPr>
                <w:i/>
                <w:iCs/>
                <w:color w:val="C00000"/>
              </w:rPr>
              <w:t>&lt;/</w:t>
            </w:r>
            <w:proofErr w:type="spellStart"/>
            <w:r w:rsidRPr="00F34E95">
              <w:rPr>
                <w:i/>
                <w:iCs/>
                <w:color w:val="C00000"/>
              </w:rPr>
              <w:t>groupId</w:t>
            </w:r>
            <w:proofErr w:type="spellEnd"/>
            <w:r w:rsidRPr="00F34E95">
              <w:rPr>
                <w:i/>
                <w:iCs/>
                <w:color w:val="C00000"/>
              </w:rPr>
              <w:t>&gt;</w:t>
            </w:r>
          </w:p>
          <w:p w:rsidR="00F34E95" w:rsidRPr="00F34E95" w:rsidRDefault="00F34E95" w:rsidP="00F34E95">
            <w:pPr>
              <w:pStyle w:val="af"/>
              <w:rPr>
                <w:i/>
                <w:iCs/>
                <w:color w:val="C00000"/>
              </w:rPr>
            </w:pPr>
            <w:r w:rsidRPr="00F34E95">
              <w:rPr>
                <w:i/>
                <w:iCs/>
                <w:color w:val="C00000"/>
              </w:rPr>
              <w:t xml:space="preserve">                &lt;</w:t>
            </w:r>
            <w:proofErr w:type="spellStart"/>
            <w:r w:rsidRPr="00F34E95">
              <w:rPr>
                <w:i/>
                <w:iCs/>
                <w:color w:val="C00000"/>
              </w:rPr>
              <w:t>artifactId</w:t>
            </w:r>
            <w:proofErr w:type="spellEnd"/>
            <w:r w:rsidRPr="00F34E95">
              <w:rPr>
                <w:i/>
                <w:iCs/>
                <w:color w:val="C00000"/>
              </w:rPr>
              <w:t>&gt;spring-boot-starter-</w:t>
            </w:r>
            <w:proofErr w:type="spellStart"/>
            <w:r w:rsidRPr="00F34E95">
              <w:rPr>
                <w:i/>
                <w:iCs/>
                <w:color w:val="C00000"/>
              </w:rPr>
              <w:t>dubbo</w:t>
            </w:r>
            <w:proofErr w:type="spellEnd"/>
            <w:r w:rsidRPr="00F34E95">
              <w:rPr>
                <w:i/>
                <w:iCs/>
                <w:color w:val="C00000"/>
              </w:rPr>
              <w:t>&lt;/</w:t>
            </w:r>
            <w:proofErr w:type="spellStart"/>
            <w:r w:rsidRPr="00F34E95">
              <w:rPr>
                <w:i/>
                <w:iCs/>
                <w:color w:val="C00000"/>
              </w:rPr>
              <w:t>artifactId</w:t>
            </w:r>
            <w:proofErr w:type="spellEnd"/>
            <w:r w:rsidRPr="00F34E95">
              <w:rPr>
                <w:i/>
                <w:iCs/>
                <w:color w:val="C00000"/>
              </w:rPr>
              <w:t>&gt;</w:t>
            </w:r>
          </w:p>
          <w:p w:rsidR="00F34E95" w:rsidRPr="00F34E95" w:rsidRDefault="00F34E95" w:rsidP="00F34E95">
            <w:pPr>
              <w:pStyle w:val="af"/>
              <w:rPr>
                <w:i/>
                <w:iCs/>
                <w:color w:val="C00000"/>
              </w:rPr>
            </w:pPr>
            <w:r w:rsidRPr="00F34E95">
              <w:rPr>
                <w:i/>
                <w:iCs/>
                <w:color w:val="C00000"/>
              </w:rPr>
              <w:t xml:space="preserve">                &lt;version&gt;${</w:t>
            </w:r>
            <w:proofErr w:type="spellStart"/>
            <w:r w:rsidRPr="00F34E95">
              <w:rPr>
                <w:i/>
                <w:iCs/>
                <w:color w:val="C00000"/>
              </w:rPr>
              <w:t>dubbo-starter.version</w:t>
            </w:r>
            <w:proofErr w:type="spellEnd"/>
            <w:r w:rsidRPr="00F34E95">
              <w:rPr>
                <w:i/>
                <w:iCs/>
                <w:color w:val="C00000"/>
              </w:rPr>
              <w:t>}&lt;/version&gt;</w:t>
            </w:r>
          </w:p>
          <w:p w:rsidR="00E857D0" w:rsidRPr="00E857D0" w:rsidRDefault="00F34E95" w:rsidP="00F34E95">
            <w:pPr>
              <w:pStyle w:val="af"/>
              <w:rPr>
                <w:color w:val="000000"/>
              </w:rPr>
            </w:pPr>
            <w:r w:rsidRPr="00F34E95">
              <w:rPr>
                <w:i/>
                <w:iCs/>
                <w:color w:val="C00000"/>
              </w:rPr>
              <w:t xml:space="preserve">            &lt;/dependency&gt;</w:t>
            </w:r>
            <w:r w:rsidR="00E857D0" w:rsidRPr="00E857D0">
              <w:rPr>
                <w:color w:val="000000"/>
              </w:rPr>
              <w:br/>
            </w:r>
            <w:r w:rsidR="00E857D0" w:rsidRPr="00E857D0">
              <w:rPr>
                <w:color w:val="000000"/>
              </w:rPr>
              <w:br/>
              <w:t xml:space="preserve">        </w:t>
            </w:r>
            <w:r w:rsidR="00E857D0" w:rsidRPr="00E857D0">
              <w:rPr>
                <w:color w:val="000000"/>
                <w:shd w:val="clear" w:color="auto" w:fill="EFEFEF"/>
              </w:rPr>
              <w:t>&lt;/</w:t>
            </w:r>
            <w:r w:rsidR="00E857D0" w:rsidRPr="00E857D0">
              <w:rPr>
                <w:color w:val="000080"/>
                <w:shd w:val="clear" w:color="auto" w:fill="EFEFEF"/>
              </w:rPr>
              <w:t>dependencies</w:t>
            </w:r>
            <w:r w:rsidR="00E857D0" w:rsidRPr="00E857D0">
              <w:rPr>
                <w:color w:val="000000"/>
                <w:shd w:val="clear" w:color="auto" w:fill="EFEFEF"/>
              </w:rPr>
              <w:t>&gt;</w:t>
            </w:r>
            <w:r w:rsidR="00E857D0" w:rsidRPr="00E857D0">
              <w:rPr>
                <w:color w:val="000000"/>
              </w:rPr>
              <w:br/>
              <w:t xml:space="preserve">    </w:t>
            </w:r>
            <w:r w:rsidR="00E857D0" w:rsidRPr="00E857D0">
              <w:rPr>
                <w:color w:val="000000"/>
                <w:shd w:val="clear" w:color="auto" w:fill="EFEFEF"/>
              </w:rPr>
              <w:t>&lt;/</w:t>
            </w:r>
            <w:proofErr w:type="spellStart"/>
            <w:r w:rsidR="00E857D0" w:rsidRPr="00E857D0">
              <w:rPr>
                <w:color w:val="000080"/>
                <w:shd w:val="clear" w:color="auto" w:fill="EFEFEF"/>
              </w:rPr>
              <w:t>dependencyManagement</w:t>
            </w:r>
            <w:proofErr w:type="spellEnd"/>
            <w:r w:rsidR="00E857D0" w:rsidRPr="00E857D0">
              <w:rPr>
                <w:color w:val="000000"/>
                <w:shd w:val="clear" w:color="auto" w:fill="EFEFEF"/>
              </w:rPr>
              <w:t>&gt;</w:t>
            </w:r>
            <w:r w:rsidR="00E857D0" w:rsidRPr="00E857D0">
              <w:rPr>
                <w:color w:val="000000"/>
              </w:rPr>
              <w:br/>
            </w:r>
            <w:r w:rsidR="00E857D0" w:rsidRPr="00E857D0">
              <w:rPr>
                <w:color w:val="000000"/>
                <w:shd w:val="clear" w:color="auto" w:fill="EFEFEF"/>
              </w:rPr>
              <w:t>&lt;/</w:t>
            </w:r>
            <w:r w:rsidR="00E857D0" w:rsidRPr="00E857D0">
              <w:rPr>
                <w:color w:val="000080"/>
                <w:shd w:val="clear" w:color="auto" w:fill="EFEFEF"/>
              </w:rPr>
              <w:t>project</w:t>
            </w:r>
            <w:r w:rsidR="00E857D0" w:rsidRPr="00E857D0">
              <w:rPr>
                <w:color w:val="000000"/>
                <w:shd w:val="clear" w:color="auto" w:fill="EFEFEF"/>
              </w:rPr>
              <w:t>&gt;</w:t>
            </w:r>
          </w:p>
          <w:p w:rsidR="00E857D0" w:rsidRPr="00E857D0" w:rsidRDefault="00E857D0" w:rsidP="00E857D0">
            <w:pPr>
              <w:pStyle w:val="af"/>
              <w:rPr>
                <w:sz w:val="28"/>
              </w:rPr>
            </w:pPr>
          </w:p>
        </w:tc>
      </w:tr>
    </w:tbl>
    <w:p w:rsidR="00930341" w:rsidRDefault="00930341" w:rsidP="00A24B68">
      <w:pPr>
        <w:rPr>
          <w:sz w:val="28"/>
        </w:rPr>
      </w:pPr>
    </w:p>
    <w:p w:rsidR="00BF7052" w:rsidRDefault="00E857D0" w:rsidP="008D2563">
      <w:r>
        <w:rPr>
          <w:rFonts w:hint="eastAsia"/>
        </w:rPr>
        <w:t>然后加入到</w:t>
      </w:r>
      <w:proofErr w:type="spellStart"/>
      <w:r>
        <w:rPr>
          <w:rFonts w:hint="eastAsia"/>
        </w:rPr>
        <w:t>gmall</w:t>
      </w:r>
      <w:proofErr w:type="spellEnd"/>
      <w:r>
        <w:rPr>
          <w:rFonts w:hint="eastAsia"/>
        </w:rPr>
        <w:t>-common-</w:t>
      </w:r>
      <w:proofErr w:type="spellStart"/>
      <w:r>
        <w:rPr>
          <w:rFonts w:hint="eastAsia"/>
        </w:rPr>
        <w:t>util</w:t>
      </w:r>
      <w:proofErr w:type="spellEnd"/>
      <w:r>
        <w:rPr>
          <w:rFonts w:hint="eastAsia"/>
        </w:rPr>
        <w:t>模块中</w:t>
      </w:r>
    </w:p>
    <w:tbl>
      <w:tblPr>
        <w:tblStyle w:val="ad"/>
        <w:tblW w:w="0" w:type="auto"/>
        <w:tblLook w:val="04A0" w:firstRow="1" w:lastRow="0" w:firstColumn="1" w:lastColumn="0" w:noHBand="0" w:noVBand="1"/>
      </w:tblPr>
      <w:tblGrid>
        <w:gridCol w:w="8522"/>
      </w:tblGrid>
      <w:tr w:rsidR="00A178B8" w:rsidTr="00A178B8">
        <w:tc>
          <w:tcPr>
            <w:tcW w:w="8522" w:type="dxa"/>
          </w:tcPr>
          <w:p w:rsidR="00117DB3" w:rsidRPr="00117DB3" w:rsidRDefault="00117DB3" w:rsidP="00117DB3">
            <w:pPr>
              <w:pStyle w:val="af"/>
            </w:pPr>
            <w:r w:rsidRPr="00117DB3">
              <w:rPr>
                <w:shd w:val="clear" w:color="auto" w:fill="EFEFEF"/>
              </w:rPr>
              <w:t>&lt;</w:t>
            </w:r>
            <w:r w:rsidRPr="00117DB3">
              <w:rPr>
                <w:b/>
                <w:bCs/>
                <w:color w:val="000080"/>
                <w:shd w:val="clear" w:color="auto" w:fill="EFEFEF"/>
              </w:rPr>
              <w:t>dependency</w:t>
            </w:r>
            <w:r w:rsidRPr="00117DB3">
              <w:rPr>
                <w:shd w:val="clear" w:color="auto" w:fill="EFEFEF"/>
              </w:rPr>
              <w:t>&gt;</w:t>
            </w:r>
            <w:r w:rsidRPr="00117DB3">
              <w:br/>
              <w:t xml:space="preserve">    </w:t>
            </w:r>
            <w:r w:rsidRPr="00117DB3">
              <w:rPr>
                <w:shd w:val="clear" w:color="auto" w:fill="EFEFEF"/>
              </w:rPr>
              <w:t>&lt;</w:t>
            </w:r>
            <w:proofErr w:type="spellStart"/>
            <w:r w:rsidRPr="00117DB3">
              <w:rPr>
                <w:b/>
                <w:bCs/>
                <w:color w:val="000080"/>
                <w:shd w:val="clear" w:color="auto" w:fill="EFEFEF"/>
              </w:rPr>
              <w:t>groupId</w:t>
            </w:r>
            <w:proofErr w:type="spellEnd"/>
            <w:r w:rsidRPr="00117DB3">
              <w:rPr>
                <w:shd w:val="clear" w:color="auto" w:fill="EFEFEF"/>
              </w:rPr>
              <w:t>&gt;</w:t>
            </w:r>
            <w:proofErr w:type="spellStart"/>
            <w:r w:rsidRPr="00117DB3">
              <w:t>com.alibaba</w:t>
            </w:r>
            <w:proofErr w:type="spellEnd"/>
            <w:r w:rsidRPr="00117DB3">
              <w:rPr>
                <w:shd w:val="clear" w:color="auto" w:fill="EFEFEF"/>
              </w:rPr>
              <w:t>&lt;/</w:t>
            </w:r>
            <w:proofErr w:type="spellStart"/>
            <w:r w:rsidRPr="00117DB3">
              <w:rPr>
                <w:b/>
                <w:bCs/>
                <w:color w:val="000080"/>
                <w:shd w:val="clear" w:color="auto" w:fill="EFEFEF"/>
              </w:rPr>
              <w:t>groupId</w:t>
            </w:r>
            <w:proofErr w:type="spellEnd"/>
            <w:r w:rsidRPr="00117DB3">
              <w:rPr>
                <w:shd w:val="clear" w:color="auto" w:fill="EFEFEF"/>
              </w:rPr>
              <w:t>&gt;</w:t>
            </w:r>
            <w:r w:rsidRPr="00117DB3">
              <w:br/>
              <w:t xml:space="preserve">    </w:t>
            </w:r>
            <w:r w:rsidRPr="00117DB3">
              <w:rPr>
                <w:shd w:val="clear" w:color="auto" w:fill="EFEFEF"/>
              </w:rPr>
              <w:t>&lt;</w:t>
            </w:r>
            <w:proofErr w:type="spellStart"/>
            <w:r w:rsidRPr="00117DB3">
              <w:rPr>
                <w:b/>
                <w:bCs/>
                <w:color w:val="000080"/>
                <w:shd w:val="clear" w:color="auto" w:fill="EFEFEF"/>
              </w:rPr>
              <w:t>artifactId</w:t>
            </w:r>
            <w:proofErr w:type="spellEnd"/>
            <w:r w:rsidRPr="00117DB3">
              <w:rPr>
                <w:shd w:val="clear" w:color="auto" w:fill="EFEFEF"/>
              </w:rPr>
              <w:t>&gt;</w:t>
            </w:r>
            <w:proofErr w:type="spellStart"/>
            <w:r w:rsidRPr="00117DB3">
              <w:t>dubbo</w:t>
            </w:r>
            <w:proofErr w:type="spellEnd"/>
            <w:r w:rsidRPr="00117DB3">
              <w:rPr>
                <w:shd w:val="clear" w:color="auto" w:fill="EFEFEF"/>
              </w:rPr>
              <w:t>&lt;/</w:t>
            </w:r>
            <w:proofErr w:type="spellStart"/>
            <w:r w:rsidRPr="00117DB3">
              <w:rPr>
                <w:b/>
                <w:bCs/>
                <w:color w:val="000080"/>
                <w:shd w:val="clear" w:color="auto" w:fill="EFEFEF"/>
              </w:rPr>
              <w:t>artifactId</w:t>
            </w:r>
            <w:proofErr w:type="spellEnd"/>
            <w:r w:rsidRPr="00117DB3">
              <w:rPr>
                <w:shd w:val="clear" w:color="auto" w:fill="EFEFEF"/>
              </w:rPr>
              <w:t>&gt;</w:t>
            </w:r>
            <w:r w:rsidRPr="00117DB3">
              <w:br/>
            </w:r>
            <w:r w:rsidRPr="00117DB3">
              <w:rPr>
                <w:shd w:val="clear" w:color="auto" w:fill="EFEFEF"/>
              </w:rPr>
              <w:t>&lt;/</w:t>
            </w:r>
            <w:r w:rsidRPr="00117DB3">
              <w:rPr>
                <w:b/>
                <w:bCs/>
                <w:color w:val="000080"/>
                <w:shd w:val="clear" w:color="auto" w:fill="EFEFEF"/>
              </w:rPr>
              <w:t>dependency</w:t>
            </w:r>
            <w:r w:rsidRPr="00117DB3">
              <w:rPr>
                <w:shd w:val="clear" w:color="auto" w:fill="EFEFEF"/>
              </w:rPr>
              <w:t>&gt;</w:t>
            </w:r>
            <w:r w:rsidRPr="00117DB3">
              <w:br/>
            </w:r>
            <w:r w:rsidRPr="00117DB3">
              <w:br/>
            </w:r>
            <w:r w:rsidRPr="00117DB3">
              <w:rPr>
                <w:shd w:val="clear" w:color="auto" w:fill="EFEFEF"/>
              </w:rPr>
              <w:t>&lt;</w:t>
            </w:r>
            <w:r w:rsidRPr="00117DB3">
              <w:rPr>
                <w:b/>
                <w:bCs/>
                <w:color w:val="000080"/>
                <w:shd w:val="clear" w:color="auto" w:fill="EFEFEF"/>
              </w:rPr>
              <w:t>dependency</w:t>
            </w:r>
            <w:r w:rsidRPr="00117DB3">
              <w:rPr>
                <w:shd w:val="clear" w:color="auto" w:fill="EFEFEF"/>
              </w:rPr>
              <w:t>&gt;</w:t>
            </w:r>
            <w:r w:rsidRPr="00117DB3">
              <w:br/>
              <w:t xml:space="preserve">    </w:t>
            </w:r>
            <w:r w:rsidRPr="00117DB3">
              <w:rPr>
                <w:shd w:val="clear" w:color="auto" w:fill="EFEFEF"/>
              </w:rPr>
              <w:t>&lt;</w:t>
            </w:r>
            <w:proofErr w:type="spellStart"/>
            <w:r w:rsidRPr="00117DB3">
              <w:rPr>
                <w:b/>
                <w:bCs/>
                <w:color w:val="000080"/>
                <w:shd w:val="clear" w:color="auto" w:fill="EFEFEF"/>
              </w:rPr>
              <w:t>groupId</w:t>
            </w:r>
            <w:proofErr w:type="spellEnd"/>
            <w:r w:rsidRPr="00117DB3">
              <w:rPr>
                <w:shd w:val="clear" w:color="auto" w:fill="EFEFEF"/>
              </w:rPr>
              <w:t>&gt;</w:t>
            </w:r>
            <w:r w:rsidRPr="00117DB3">
              <w:t>com.101tec</w:t>
            </w:r>
            <w:r w:rsidRPr="00117DB3">
              <w:rPr>
                <w:shd w:val="clear" w:color="auto" w:fill="EFEFEF"/>
              </w:rPr>
              <w:t>&lt;/</w:t>
            </w:r>
            <w:proofErr w:type="spellStart"/>
            <w:r w:rsidRPr="00117DB3">
              <w:rPr>
                <w:b/>
                <w:bCs/>
                <w:color w:val="000080"/>
                <w:shd w:val="clear" w:color="auto" w:fill="EFEFEF"/>
              </w:rPr>
              <w:t>groupId</w:t>
            </w:r>
            <w:proofErr w:type="spellEnd"/>
            <w:r w:rsidRPr="00117DB3">
              <w:rPr>
                <w:shd w:val="clear" w:color="auto" w:fill="EFEFEF"/>
              </w:rPr>
              <w:t>&gt;</w:t>
            </w:r>
            <w:r w:rsidRPr="00117DB3">
              <w:br/>
              <w:t xml:space="preserve">    </w:t>
            </w:r>
            <w:r w:rsidRPr="00117DB3">
              <w:rPr>
                <w:shd w:val="clear" w:color="auto" w:fill="EFEFEF"/>
              </w:rPr>
              <w:t>&lt;</w:t>
            </w:r>
            <w:proofErr w:type="spellStart"/>
            <w:r w:rsidRPr="00117DB3">
              <w:rPr>
                <w:b/>
                <w:bCs/>
                <w:color w:val="000080"/>
                <w:shd w:val="clear" w:color="auto" w:fill="EFEFEF"/>
              </w:rPr>
              <w:t>artifactId</w:t>
            </w:r>
            <w:proofErr w:type="spellEnd"/>
            <w:r w:rsidRPr="00117DB3">
              <w:rPr>
                <w:shd w:val="clear" w:color="auto" w:fill="EFEFEF"/>
              </w:rPr>
              <w:t>&gt;</w:t>
            </w:r>
            <w:proofErr w:type="spellStart"/>
            <w:r w:rsidRPr="00117DB3">
              <w:t>zkclient</w:t>
            </w:r>
            <w:proofErr w:type="spellEnd"/>
            <w:r w:rsidRPr="00117DB3">
              <w:rPr>
                <w:shd w:val="clear" w:color="auto" w:fill="EFEFEF"/>
              </w:rPr>
              <w:t>&lt;/</w:t>
            </w:r>
            <w:proofErr w:type="spellStart"/>
            <w:r w:rsidRPr="00117DB3">
              <w:rPr>
                <w:b/>
                <w:bCs/>
                <w:color w:val="000080"/>
                <w:shd w:val="clear" w:color="auto" w:fill="EFEFEF"/>
              </w:rPr>
              <w:t>artifactId</w:t>
            </w:r>
            <w:proofErr w:type="spellEnd"/>
            <w:r w:rsidRPr="00117DB3">
              <w:rPr>
                <w:shd w:val="clear" w:color="auto" w:fill="EFEFEF"/>
              </w:rPr>
              <w:t>&gt;</w:t>
            </w:r>
            <w:r w:rsidRPr="00117DB3">
              <w:br/>
              <w:t xml:space="preserve">    </w:t>
            </w:r>
            <w:r w:rsidRPr="00117DB3">
              <w:rPr>
                <w:shd w:val="clear" w:color="auto" w:fill="EFEFEF"/>
              </w:rPr>
              <w:t>&lt;</w:t>
            </w:r>
            <w:r w:rsidRPr="00117DB3">
              <w:rPr>
                <w:b/>
                <w:bCs/>
                <w:color w:val="000080"/>
                <w:shd w:val="clear" w:color="auto" w:fill="EFEFEF"/>
              </w:rPr>
              <w:t>exclusions</w:t>
            </w:r>
            <w:r w:rsidRPr="00117DB3">
              <w:rPr>
                <w:shd w:val="clear" w:color="auto" w:fill="EFEFEF"/>
              </w:rPr>
              <w:t>&gt;</w:t>
            </w:r>
            <w:r w:rsidRPr="00117DB3">
              <w:br/>
              <w:t xml:space="preserve">        </w:t>
            </w:r>
            <w:r w:rsidRPr="00117DB3">
              <w:rPr>
                <w:shd w:val="clear" w:color="auto" w:fill="EFEFEF"/>
              </w:rPr>
              <w:t>&lt;</w:t>
            </w:r>
            <w:r w:rsidRPr="00117DB3">
              <w:rPr>
                <w:b/>
                <w:bCs/>
                <w:color w:val="000080"/>
                <w:shd w:val="clear" w:color="auto" w:fill="EFEFEF"/>
              </w:rPr>
              <w:t>exclusion</w:t>
            </w:r>
            <w:r w:rsidRPr="00117DB3">
              <w:rPr>
                <w:shd w:val="clear" w:color="auto" w:fill="EFEFEF"/>
              </w:rPr>
              <w:t>&gt;</w:t>
            </w:r>
            <w:r w:rsidRPr="00117DB3">
              <w:br/>
              <w:t xml:space="preserve">            </w:t>
            </w:r>
            <w:r w:rsidRPr="00117DB3">
              <w:rPr>
                <w:shd w:val="clear" w:color="auto" w:fill="EFEFEF"/>
              </w:rPr>
              <w:t>&lt;</w:t>
            </w:r>
            <w:proofErr w:type="spellStart"/>
            <w:r w:rsidRPr="00117DB3">
              <w:rPr>
                <w:b/>
                <w:bCs/>
                <w:color w:val="000080"/>
                <w:shd w:val="clear" w:color="auto" w:fill="EFEFEF"/>
              </w:rPr>
              <w:t>groupId</w:t>
            </w:r>
            <w:proofErr w:type="spellEnd"/>
            <w:r w:rsidRPr="00117DB3">
              <w:rPr>
                <w:shd w:val="clear" w:color="auto" w:fill="EFEFEF"/>
              </w:rPr>
              <w:t>&gt;</w:t>
            </w:r>
            <w:r w:rsidRPr="00117DB3">
              <w:t>org.slf4j</w:t>
            </w:r>
            <w:r w:rsidRPr="00117DB3">
              <w:rPr>
                <w:shd w:val="clear" w:color="auto" w:fill="EFEFEF"/>
              </w:rPr>
              <w:t>&lt;/</w:t>
            </w:r>
            <w:proofErr w:type="spellStart"/>
            <w:r w:rsidRPr="00117DB3">
              <w:rPr>
                <w:b/>
                <w:bCs/>
                <w:color w:val="000080"/>
                <w:shd w:val="clear" w:color="auto" w:fill="EFEFEF"/>
              </w:rPr>
              <w:t>groupId</w:t>
            </w:r>
            <w:proofErr w:type="spellEnd"/>
            <w:r w:rsidRPr="00117DB3">
              <w:rPr>
                <w:shd w:val="clear" w:color="auto" w:fill="EFEFEF"/>
              </w:rPr>
              <w:t>&gt;</w:t>
            </w:r>
            <w:r w:rsidRPr="00117DB3">
              <w:br/>
              <w:t xml:space="preserve">            </w:t>
            </w:r>
            <w:r w:rsidRPr="00117DB3">
              <w:rPr>
                <w:shd w:val="clear" w:color="auto" w:fill="EFEFEF"/>
              </w:rPr>
              <w:t>&lt;</w:t>
            </w:r>
            <w:proofErr w:type="spellStart"/>
            <w:r w:rsidRPr="00117DB3">
              <w:rPr>
                <w:b/>
                <w:bCs/>
                <w:color w:val="000080"/>
                <w:shd w:val="clear" w:color="auto" w:fill="EFEFEF"/>
              </w:rPr>
              <w:t>artifactId</w:t>
            </w:r>
            <w:proofErr w:type="spellEnd"/>
            <w:r w:rsidRPr="00117DB3">
              <w:rPr>
                <w:shd w:val="clear" w:color="auto" w:fill="EFEFEF"/>
              </w:rPr>
              <w:t>&gt;</w:t>
            </w:r>
            <w:r w:rsidRPr="00117DB3">
              <w:t>slf4j-log4j12</w:t>
            </w:r>
            <w:r w:rsidRPr="00117DB3">
              <w:rPr>
                <w:shd w:val="clear" w:color="auto" w:fill="EFEFEF"/>
              </w:rPr>
              <w:t>&lt;/</w:t>
            </w:r>
            <w:proofErr w:type="spellStart"/>
            <w:r w:rsidRPr="00117DB3">
              <w:rPr>
                <w:b/>
                <w:bCs/>
                <w:color w:val="000080"/>
                <w:shd w:val="clear" w:color="auto" w:fill="EFEFEF"/>
              </w:rPr>
              <w:t>artifactId</w:t>
            </w:r>
            <w:proofErr w:type="spellEnd"/>
            <w:r w:rsidRPr="00117DB3">
              <w:rPr>
                <w:shd w:val="clear" w:color="auto" w:fill="EFEFEF"/>
              </w:rPr>
              <w:t>&gt;</w:t>
            </w:r>
            <w:r w:rsidRPr="00117DB3">
              <w:br/>
              <w:t xml:space="preserve">        </w:t>
            </w:r>
            <w:r w:rsidRPr="00117DB3">
              <w:rPr>
                <w:shd w:val="clear" w:color="auto" w:fill="EFEFEF"/>
              </w:rPr>
              <w:t>&lt;/</w:t>
            </w:r>
            <w:r w:rsidRPr="00117DB3">
              <w:rPr>
                <w:b/>
                <w:bCs/>
                <w:color w:val="000080"/>
                <w:shd w:val="clear" w:color="auto" w:fill="EFEFEF"/>
              </w:rPr>
              <w:t>exclusion</w:t>
            </w:r>
            <w:r w:rsidRPr="00117DB3">
              <w:rPr>
                <w:shd w:val="clear" w:color="auto" w:fill="EFEFEF"/>
              </w:rPr>
              <w:t>&gt;</w:t>
            </w:r>
            <w:r w:rsidRPr="00117DB3">
              <w:br/>
              <w:t xml:space="preserve">    </w:t>
            </w:r>
            <w:r w:rsidRPr="00117DB3">
              <w:rPr>
                <w:shd w:val="clear" w:color="auto" w:fill="EFEFEF"/>
              </w:rPr>
              <w:t>&lt;/</w:t>
            </w:r>
            <w:r w:rsidRPr="00117DB3">
              <w:rPr>
                <w:b/>
                <w:bCs/>
                <w:color w:val="000080"/>
                <w:shd w:val="clear" w:color="auto" w:fill="EFEFEF"/>
              </w:rPr>
              <w:t>exclusions</w:t>
            </w:r>
            <w:r w:rsidRPr="00117DB3">
              <w:rPr>
                <w:shd w:val="clear" w:color="auto" w:fill="EFEFEF"/>
              </w:rPr>
              <w:t>&gt;</w:t>
            </w:r>
            <w:r w:rsidRPr="00117DB3">
              <w:br/>
            </w:r>
            <w:r w:rsidRPr="00117DB3">
              <w:rPr>
                <w:shd w:val="clear" w:color="auto" w:fill="EFEFEF"/>
              </w:rPr>
              <w:t>&lt;/</w:t>
            </w:r>
            <w:r w:rsidRPr="00117DB3">
              <w:rPr>
                <w:b/>
                <w:bCs/>
                <w:color w:val="000080"/>
                <w:shd w:val="clear" w:color="auto" w:fill="EFEFEF"/>
              </w:rPr>
              <w:t>dependency</w:t>
            </w:r>
            <w:r w:rsidRPr="00117DB3">
              <w:rPr>
                <w:shd w:val="clear" w:color="auto" w:fill="EFEFEF"/>
              </w:rPr>
              <w:t>&gt;</w:t>
            </w:r>
            <w:r w:rsidRPr="00117DB3">
              <w:br/>
            </w:r>
            <w:r w:rsidRPr="00117DB3">
              <w:br/>
            </w:r>
            <w:r w:rsidRPr="00117DB3">
              <w:rPr>
                <w:shd w:val="clear" w:color="auto" w:fill="EFEFEF"/>
              </w:rPr>
              <w:t>&lt;</w:t>
            </w:r>
            <w:r w:rsidRPr="00117DB3">
              <w:rPr>
                <w:b/>
                <w:bCs/>
                <w:color w:val="000080"/>
                <w:shd w:val="clear" w:color="auto" w:fill="EFEFEF"/>
              </w:rPr>
              <w:t>dependency</w:t>
            </w:r>
            <w:r w:rsidRPr="00117DB3">
              <w:rPr>
                <w:shd w:val="clear" w:color="auto" w:fill="EFEFEF"/>
              </w:rPr>
              <w:t>&gt;</w:t>
            </w:r>
            <w:r w:rsidRPr="00117DB3">
              <w:br/>
              <w:t xml:space="preserve">    </w:t>
            </w:r>
            <w:r w:rsidRPr="00117DB3">
              <w:rPr>
                <w:shd w:val="clear" w:color="auto" w:fill="EFEFEF"/>
              </w:rPr>
              <w:t>&lt;</w:t>
            </w:r>
            <w:proofErr w:type="spellStart"/>
            <w:r w:rsidRPr="00117DB3">
              <w:rPr>
                <w:b/>
                <w:bCs/>
                <w:color w:val="000080"/>
                <w:shd w:val="clear" w:color="auto" w:fill="EFEFEF"/>
              </w:rPr>
              <w:t>groupId</w:t>
            </w:r>
            <w:proofErr w:type="spellEnd"/>
            <w:r w:rsidRPr="00117DB3">
              <w:rPr>
                <w:shd w:val="clear" w:color="auto" w:fill="EFEFEF"/>
              </w:rPr>
              <w:t>&gt;</w:t>
            </w:r>
            <w:proofErr w:type="spellStart"/>
            <w:r w:rsidRPr="00117DB3">
              <w:t>com.gitee.reger</w:t>
            </w:r>
            <w:proofErr w:type="spellEnd"/>
            <w:r w:rsidRPr="00117DB3">
              <w:rPr>
                <w:shd w:val="clear" w:color="auto" w:fill="EFEFEF"/>
              </w:rPr>
              <w:t>&lt;/</w:t>
            </w:r>
            <w:proofErr w:type="spellStart"/>
            <w:r w:rsidRPr="00117DB3">
              <w:rPr>
                <w:b/>
                <w:bCs/>
                <w:color w:val="000080"/>
                <w:shd w:val="clear" w:color="auto" w:fill="EFEFEF"/>
              </w:rPr>
              <w:t>groupId</w:t>
            </w:r>
            <w:proofErr w:type="spellEnd"/>
            <w:r w:rsidRPr="00117DB3">
              <w:rPr>
                <w:shd w:val="clear" w:color="auto" w:fill="EFEFEF"/>
              </w:rPr>
              <w:t>&gt;</w:t>
            </w:r>
            <w:r w:rsidRPr="00117DB3">
              <w:br/>
              <w:t xml:space="preserve">    </w:t>
            </w:r>
            <w:r w:rsidRPr="00117DB3">
              <w:rPr>
                <w:shd w:val="clear" w:color="auto" w:fill="EFEFEF"/>
              </w:rPr>
              <w:t>&lt;</w:t>
            </w:r>
            <w:proofErr w:type="spellStart"/>
            <w:r w:rsidRPr="00117DB3">
              <w:rPr>
                <w:b/>
                <w:bCs/>
                <w:color w:val="000080"/>
                <w:shd w:val="clear" w:color="auto" w:fill="EFEFEF"/>
              </w:rPr>
              <w:t>artifactId</w:t>
            </w:r>
            <w:proofErr w:type="spellEnd"/>
            <w:r w:rsidRPr="00117DB3">
              <w:rPr>
                <w:shd w:val="clear" w:color="auto" w:fill="EFEFEF"/>
              </w:rPr>
              <w:t>&gt;</w:t>
            </w:r>
            <w:r w:rsidRPr="00117DB3">
              <w:t>spring-boot-starter-</w:t>
            </w:r>
            <w:proofErr w:type="spellStart"/>
            <w:r w:rsidRPr="00117DB3">
              <w:t>dubbo</w:t>
            </w:r>
            <w:proofErr w:type="spellEnd"/>
            <w:r w:rsidRPr="00117DB3">
              <w:rPr>
                <w:shd w:val="clear" w:color="auto" w:fill="EFEFEF"/>
              </w:rPr>
              <w:t>&lt;/</w:t>
            </w:r>
            <w:proofErr w:type="spellStart"/>
            <w:r w:rsidRPr="00117DB3">
              <w:rPr>
                <w:b/>
                <w:bCs/>
                <w:color w:val="000080"/>
                <w:shd w:val="clear" w:color="auto" w:fill="EFEFEF"/>
              </w:rPr>
              <w:t>artifactId</w:t>
            </w:r>
            <w:proofErr w:type="spellEnd"/>
            <w:r w:rsidRPr="00117DB3">
              <w:rPr>
                <w:shd w:val="clear" w:color="auto" w:fill="EFEFEF"/>
              </w:rPr>
              <w:t>&gt;</w:t>
            </w:r>
            <w:r w:rsidRPr="00117DB3">
              <w:br/>
            </w:r>
            <w:r w:rsidRPr="00117DB3">
              <w:rPr>
                <w:shd w:val="clear" w:color="auto" w:fill="EFEFEF"/>
              </w:rPr>
              <w:t>&lt;/</w:t>
            </w:r>
            <w:r w:rsidRPr="00117DB3">
              <w:rPr>
                <w:b/>
                <w:bCs/>
                <w:color w:val="000080"/>
                <w:shd w:val="clear" w:color="auto" w:fill="EFEFEF"/>
              </w:rPr>
              <w:t>dependency</w:t>
            </w:r>
            <w:r w:rsidRPr="00117DB3">
              <w:rPr>
                <w:shd w:val="clear" w:color="auto" w:fill="EFEFEF"/>
              </w:rPr>
              <w:t>&gt;</w:t>
            </w:r>
          </w:p>
          <w:p w:rsidR="00A178B8" w:rsidRPr="00117DB3" w:rsidRDefault="00A178B8" w:rsidP="00117DB3">
            <w:pPr>
              <w:pStyle w:val="af"/>
            </w:pPr>
          </w:p>
        </w:tc>
      </w:tr>
    </w:tbl>
    <w:p w:rsidR="00A178B8" w:rsidRDefault="00940A7A" w:rsidP="008D2563">
      <w:r>
        <w:rPr>
          <w:rFonts w:hint="eastAsia"/>
        </w:rPr>
        <w:t>这样在所有的业务模块中都可以使用</w:t>
      </w:r>
      <w:proofErr w:type="spellStart"/>
      <w:r>
        <w:rPr>
          <w:rFonts w:hint="eastAsia"/>
        </w:rPr>
        <w:t>dubbo</w:t>
      </w:r>
      <w:proofErr w:type="spellEnd"/>
      <w:r>
        <w:rPr>
          <w:rFonts w:hint="eastAsia"/>
        </w:rPr>
        <w:t>了。</w:t>
      </w:r>
    </w:p>
    <w:p w:rsidR="00CA009F" w:rsidRDefault="0006663A" w:rsidP="001D6947">
      <w:pPr>
        <w:pStyle w:val="4"/>
      </w:pPr>
      <w:r>
        <w:rPr>
          <w:rFonts w:hint="eastAsia"/>
        </w:rPr>
        <w:t>4</w:t>
      </w:r>
      <w:r w:rsidR="008D2563">
        <w:rPr>
          <w:rFonts w:hint="eastAsia"/>
        </w:rPr>
        <w:t>.</w:t>
      </w:r>
      <w:r w:rsidR="001D6947">
        <w:t>2</w:t>
      </w:r>
      <w:r w:rsidR="00395A8F">
        <w:t xml:space="preserve">  </w:t>
      </w:r>
      <w:r w:rsidR="00CA009F">
        <w:rPr>
          <w:rFonts w:hint="eastAsia"/>
        </w:rPr>
        <w:t>如何使用</w:t>
      </w:r>
      <w:r w:rsidR="00B8290E">
        <w:rPr>
          <w:rFonts w:hint="eastAsia"/>
        </w:rPr>
        <w:t>：</w:t>
      </w:r>
      <w:r w:rsidR="009D75DB">
        <w:t xml:space="preserve"> </w:t>
      </w:r>
    </w:p>
    <w:p w:rsidR="00F6565C" w:rsidRDefault="00CA009F" w:rsidP="00B8290E">
      <w:proofErr w:type="spellStart"/>
      <w:r>
        <w:rPr>
          <w:rFonts w:hint="eastAsia"/>
        </w:rPr>
        <w:t>dubbo</w:t>
      </w:r>
      <w:proofErr w:type="spellEnd"/>
      <w:r>
        <w:rPr>
          <w:rFonts w:hint="eastAsia"/>
        </w:rPr>
        <w:t>的使用分为</w:t>
      </w:r>
      <w:r w:rsidR="002E421A">
        <w:rPr>
          <w:rFonts w:hint="eastAsia"/>
          <w:b/>
        </w:rPr>
        <w:t>提供端</w:t>
      </w:r>
      <w:r>
        <w:rPr>
          <w:rFonts w:hint="eastAsia"/>
        </w:rPr>
        <w:t>和</w:t>
      </w:r>
      <w:r w:rsidR="002E421A">
        <w:rPr>
          <w:rFonts w:hint="eastAsia"/>
          <w:b/>
        </w:rPr>
        <w:t>消费端</w:t>
      </w:r>
      <w:r>
        <w:rPr>
          <w:rFonts w:hint="eastAsia"/>
        </w:rPr>
        <w:t>。</w:t>
      </w:r>
      <w:r w:rsidR="009D75DB">
        <w:rPr>
          <w:rFonts w:hint="eastAsia"/>
        </w:rPr>
        <w:t>使用起来非常方便只要记住两个注解</w:t>
      </w:r>
      <w:r w:rsidR="009D75DB">
        <w:rPr>
          <w:rFonts w:hint="eastAsia"/>
        </w:rPr>
        <w:t>@</w:t>
      </w:r>
      <w:r w:rsidR="009D75DB">
        <w:t>Reference</w:t>
      </w:r>
      <w:r w:rsidR="009D75DB">
        <w:rPr>
          <w:rFonts w:hint="eastAsia"/>
        </w:rPr>
        <w:t>和</w:t>
      </w:r>
      <w:r w:rsidR="009D75DB">
        <w:rPr>
          <w:rFonts w:hint="eastAsia"/>
        </w:rPr>
        <w:t>@Service</w:t>
      </w:r>
      <w:r w:rsidR="00856FC1">
        <w:rPr>
          <w:rFonts w:hint="eastAsia"/>
        </w:rPr>
        <w:t>，加上</w:t>
      </w:r>
      <w:proofErr w:type="spellStart"/>
      <w:r w:rsidR="00856FC1">
        <w:rPr>
          <w:rFonts w:hint="eastAsia"/>
        </w:rPr>
        <w:t>application.properties</w:t>
      </w:r>
      <w:proofErr w:type="spellEnd"/>
      <w:r w:rsidR="00C76D2C">
        <w:rPr>
          <w:rFonts w:hint="eastAsia"/>
        </w:rPr>
        <w:t>的</w:t>
      </w:r>
      <w:r w:rsidR="009D75DB">
        <w:rPr>
          <w:rFonts w:hint="eastAsia"/>
        </w:rPr>
        <w:t>一段配置就可以了。</w:t>
      </w:r>
    </w:p>
    <w:p w:rsidR="009D75DB" w:rsidRPr="00B8290E" w:rsidRDefault="0006663A" w:rsidP="006C3934">
      <w:pPr>
        <w:pStyle w:val="4"/>
      </w:pPr>
      <w:r>
        <w:rPr>
          <w:rFonts w:hint="eastAsia"/>
        </w:rPr>
        <w:lastRenderedPageBreak/>
        <w:t>4</w:t>
      </w:r>
      <w:r w:rsidR="006C3934">
        <w:rPr>
          <w:rFonts w:hint="eastAsia"/>
        </w:rPr>
        <w:t>.3</w:t>
      </w:r>
      <w:r w:rsidR="00395A8F">
        <w:t xml:space="preserve"> </w:t>
      </w:r>
      <w:r w:rsidR="009D75DB">
        <w:rPr>
          <w:rFonts w:hint="eastAsia"/>
        </w:rPr>
        <w:t>提供端</w:t>
      </w:r>
    </w:p>
    <w:p w:rsidR="00CA009F" w:rsidRDefault="00CA009F" w:rsidP="006C3934">
      <w:pPr>
        <w:ind w:firstLineChars="200" w:firstLine="420"/>
      </w:pPr>
      <w:r>
        <w:rPr>
          <w:rFonts w:hint="eastAsia"/>
        </w:rPr>
        <w:t>顾名思义就是提供服务供别人调用的，相当于</w:t>
      </w:r>
      <w:r>
        <w:rPr>
          <w:rFonts w:hint="eastAsia"/>
        </w:rPr>
        <w:t>spring</w:t>
      </w:r>
      <w:r>
        <w:rPr>
          <w:rFonts w:hint="eastAsia"/>
        </w:rPr>
        <w:t>中的</w:t>
      </w:r>
      <w:r>
        <w:rPr>
          <w:rFonts w:hint="eastAsia"/>
        </w:rPr>
        <w:t>Service</w:t>
      </w:r>
      <w:r>
        <w:rPr>
          <w:rFonts w:hint="eastAsia"/>
        </w:rPr>
        <w:t>的实现类。</w:t>
      </w:r>
    </w:p>
    <w:p w:rsidR="00FA15F4" w:rsidRDefault="00FA15F4" w:rsidP="001D6947">
      <w:r>
        <w:rPr>
          <w:rFonts w:hint="eastAsia"/>
        </w:rPr>
        <w:t>使用也很简单，就是一个注解加一份配置</w:t>
      </w:r>
    </w:p>
    <w:p w:rsidR="009C04F0" w:rsidRPr="009C04F0" w:rsidRDefault="002E421A" w:rsidP="001D6947">
      <w:r>
        <w:rPr>
          <w:rFonts w:hint="eastAsia"/>
          <w:color w:val="FF0000"/>
        </w:rPr>
        <w:t>提供端</w:t>
      </w:r>
      <w:r w:rsidR="001D6947" w:rsidRPr="00E341A0">
        <w:rPr>
          <w:rFonts w:hint="eastAsia"/>
          <w:color w:val="FF0000"/>
        </w:rPr>
        <w:t>在实现类上增加</w:t>
      </w:r>
      <w:r w:rsidR="009C04F0" w:rsidRPr="00E341A0">
        <w:rPr>
          <w:rFonts w:hint="eastAsia"/>
          <w:color w:val="FF0000"/>
        </w:rPr>
        <w:t>注解</w:t>
      </w:r>
      <w:r w:rsidR="001D6947" w:rsidRPr="00E341A0">
        <w:rPr>
          <w:rFonts w:hint="eastAsia"/>
          <w:color w:val="FF0000"/>
        </w:rPr>
        <w:t xml:space="preserve"> </w:t>
      </w:r>
      <w:r w:rsidR="009C04F0" w:rsidRPr="00E341A0">
        <w:rPr>
          <w:rFonts w:hint="eastAsia"/>
          <w:color w:val="FF0000"/>
        </w:rPr>
        <w:t>@Service</w:t>
      </w:r>
      <w:r w:rsidR="009C04F0" w:rsidRPr="00E341A0">
        <w:rPr>
          <w:rFonts w:hint="eastAsia"/>
          <w:color w:val="FF0000"/>
        </w:rPr>
        <w:t>，和</w:t>
      </w:r>
      <w:r w:rsidR="009C04F0" w:rsidRPr="00E341A0">
        <w:rPr>
          <w:rFonts w:hint="eastAsia"/>
          <w:color w:val="FF0000"/>
        </w:rPr>
        <w:t>spring</w:t>
      </w:r>
      <w:r w:rsidR="009C04F0" w:rsidRPr="00E341A0">
        <w:rPr>
          <w:rFonts w:hint="eastAsia"/>
          <w:color w:val="FF0000"/>
        </w:rPr>
        <w:t>的是一样的但是引的包是不一样的</w:t>
      </w:r>
      <w:r w:rsidR="009C04F0">
        <w:rPr>
          <w:rFonts w:hint="eastAsia"/>
        </w:rPr>
        <w:t>。</w:t>
      </w:r>
      <w:r w:rsidR="00E341A0">
        <w:rPr>
          <w:rFonts w:hint="eastAsia"/>
        </w:rPr>
        <w:t>如下</w:t>
      </w:r>
    </w:p>
    <w:p w:rsidR="00A178B8" w:rsidRDefault="004A1FFE" w:rsidP="00A24B68">
      <w:pPr>
        <w:rPr>
          <w:sz w:val="28"/>
        </w:rPr>
      </w:pPr>
      <w:r>
        <w:rPr>
          <w:noProof/>
        </w:rPr>
        <w:drawing>
          <wp:inline distT="0" distB="0" distL="0" distR="0" wp14:anchorId="0D0D4153" wp14:editId="6F7FB42E">
            <wp:extent cx="5274310" cy="1024255"/>
            <wp:effectExtent l="190500" t="190500" r="193040" b="1949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1024255"/>
                    </a:xfrm>
                    <a:prstGeom prst="rect">
                      <a:avLst/>
                    </a:prstGeom>
                    <a:ln>
                      <a:noFill/>
                    </a:ln>
                    <a:effectLst>
                      <a:outerShdw blurRad="190500" algn="tl" rotWithShape="0">
                        <a:srgbClr val="000000">
                          <a:alpha val="70000"/>
                        </a:srgbClr>
                      </a:outerShdw>
                    </a:effectLst>
                  </pic:spPr>
                </pic:pic>
              </a:graphicData>
            </a:graphic>
          </wp:inline>
        </w:drawing>
      </w:r>
    </w:p>
    <w:p w:rsidR="00A178B8" w:rsidRDefault="004A1FFE" w:rsidP="001D6947">
      <w:r>
        <w:rPr>
          <w:rFonts w:hint="eastAsia"/>
        </w:rPr>
        <w:t>在</w:t>
      </w:r>
      <w:proofErr w:type="spellStart"/>
      <w:r>
        <w:rPr>
          <w:rFonts w:hint="eastAsia"/>
        </w:rPr>
        <w:t>User</w:t>
      </w:r>
      <w:r>
        <w:t>manageServiceImpl</w:t>
      </w:r>
      <w:proofErr w:type="spellEnd"/>
      <w:r>
        <w:rPr>
          <w:rFonts w:hint="eastAsia"/>
        </w:rPr>
        <w:t>实现类上重新引包，这次引入</w:t>
      </w:r>
      <w:proofErr w:type="spellStart"/>
      <w:r>
        <w:rPr>
          <w:rFonts w:hint="eastAsia"/>
        </w:rPr>
        <w:t>com.alibaba.dubbo.config.annotation</w:t>
      </w:r>
      <w:proofErr w:type="spellEnd"/>
      <w:r>
        <w:rPr>
          <w:rFonts w:hint="eastAsia"/>
        </w:rPr>
        <w:t>这个包</w:t>
      </w:r>
      <w:r w:rsidR="009C49DD">
        <w:rPr>
          <w:rFonts w:hint="eastAsia"/>
        </w:rPr>
        <w:t>。</w:t>
      </w:r>
    </w:p>
    <w:p w:rsidR="00032F11" w:rsidRPr="00B8290E" w:rsidRDefault="00032F11" w:rsidP="001D6947">
      <w:pPr>
        <w:rPr>
          <w:b/>
        </w:rPr>
      </w:pPr>
      <w:r w:rsidRPr="00B8290E">
        <w:rPr>
          <w:rFonts w:hint="eastAsia"/>
          <w:b/>
        </w:rPr>
        <w:t>在</w:t>
      </w:r>
      <w:proofErr w:type="spellStart"/>
      <w:r w:rsidRPr="00B8290E">
        <w:rPr>
          <w:rFonts w:hint="eastAsia"/>
          <w:b/>
        </w:rPr>
        <w:t>application.properties</w:t>
      </w:r>
      <w:proofErr w:type="spellEnd"/>
      <w:r w:rsidRPr="00B8290E">
        <w:rPr>
          <w:rFonts w:hint="eastAsia"/>
          <w:b/>
        </w:rPr>
        <w:t>中增加</w:t>
      </w:r>
    </w:p>
    <w:tbl>
      <w:tblPr>
        <w:tblStyle w:val="ad"/>
        <w:tblW w:w="0" w:type="auto"/>
        <w:tblLook w:val="04A0" w:firstRow="1" w:lastRow="0" w:firstColumn="1" w:lastColumn="0" w:noHBand="0" w:noVBand="1"/>
      </w:tblPr>
      <w:tblGrid>
        <w:gridCol w:w="8522"/>
      </w:tblGrid>
      <w:tr w:rsidR="00032F11" w:rsidTr="00032F11">
        <w:tc>
          <w:tcPr>
            <w:tcW w:w="8522" w:type="dxa"/>
          </w:tcPr>
          <w:p w:rsidR="00032F11" w:rsidRPr="00032F11" w:rsidRDefault="00320840" w:rsidP="0049086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eastAsia="宋体" w:hAnsi="Consolas" w:cs="宋体"/>
                <w:color w:val="000000"/>
                <w:kern w:val="0"/>
                <w:sz w:val="20"/>
                <w:szCs w:val="20"/>
              </w:rPr>
            </w:pPr>
            <w:r w:rsidRPr="00320840">
              <w:rPr>
                <w:rFonts w:ascii="Consolas" w:eastAsia="宋体" w:hAnsi="Consolas" w:cs="宋体"/>
                <w:b/>
                <w:bCs/>
                <w:color w:val="000080"/>
                <w:kern w:val="0"/>
                <w:sz w:val="20"/>
                <w:szCs w:val="20"/>
              </w:rPr>
              <w:t>spring.dubbo.application.name</w:t>
            </w:r>
            <w:r w:rsidRPr="00320840">
              <w:rPr>
                <w:rFonts w:ascii="Consolas" w:eastAsia="宋体" w:hAnsi="Consolas" w:cs="宋体"/>
                <w:color w:val="000000"/>
                <w:kern w:val="0"/>
                <w:sz w:val="20"/>
                <w:szCs w:val="20"/>
              </w:rPr>
              <w:t>=</w:t>
            </w:r>
            <w:proofErr w:type="spellStart"/>
            <w:r w:rsidRPr="00320840">
              <w:rPr>
                <w:rFonts w:ascii="Consolas" w:eastAsia="宋体" w:hAnsi="Consolas" w:cs="宋体"/>
                <w:b/>
                <w:bCs/>
                <w:color w:val="008000"/>
                <w:kern w:val="0"/>
                <w:sz w:val="20"/>
                <w:szCs w:val="20"/>
              </w:rPr>
              <w:t>usermanage</w:t>
            </w:r>
            <w:proofErr w:type="spellEnd"/>
            <w:r w:rsidRPr="00320840">
              <w:rPr>
                <w:rFonts w:ascii="Consolas" w:eastAsia="宋体" w:hAnsi="Consolas" w:cs="宋体"/>
                <w:b/>
                <w:bCs/>
                <w:color w:val="008000"/>
                <w:kern w:val="0"/>
                <w:sz w:val="20"/>
                <w:szCs w:val="20"/>
              </w:rPr>
              <w:br/>
            </w:r>
            <w:proofErr w:type="spellStart"/>
            <w:r w:rsidRPr="00320840">
              <w:rPr>
                <w:rFonts w:ascii="Consolas" w:eastAsia="宋体" w:hAnsi="Consolas" w:cs="宋体"/>
                <w:b/>
                <w:bCs/>
                <w:color w:val="000080"/>
                <w:kern w:val="0"/>
                <w:sz w:val="20"/>
                <w:szCs w:val="20"/>
              </w:rPr>
              <w:t>spring.dubbo.registry.protocol</w:t>
            </w:r>
            <w:proofErr w:type="spellEnd"/>
            <w:r w:rsidRPr="00320840">
              <w:rPr>
                <w:rFonts w:ascii="Consolas" w:eastAsia="宋体" w:hAnsi="Consolas" w:cs="宋体"/>
                <w:color w:val="000000"/>
                <w:kern w:val="0"/>
                <w:sz w:val="20"/>
                <w:szCs w:val="20"/>
              </w:rPr>
              <w:t>=</w:t>
            </w:r>
            <w:r w:rsidRPr="00320840">
              <w:rPr>
                <w:rFonts w:ascii="Consolas" w:eastAsia="宋体" w:hAnsi="Consolas" w:cs="宋体"/>
                <w:b/>
                <w:bCs/>
                <w:color w:val="008000"/>
                <w:kern w:val="0"/>
                <w:sz w:val="20"/>
                <w:szCs w:val="20"/>
              </w:rPr>
              <w:t>zookeeper</w:t>
            </w:r>
            <w:r w:rsidRPr="00320840">
              <w:rPr>
                <w:rFonts w:ascii="Consolas" w:eastAsia="宋体" w:hAnsi="Consolas" w:cs="宋体"/>
                <w:b/>
                <w:bCs/>
                <w:color w:val="008000"/>
                <w:kern w:val="0"/>
                <w:sz w:val="20"/>
                <w:szCs w:val="20"/>
              </w:rPr>
              <w:br/>
            </w:r>
            <w:proofErr w:type="spellStart"/>
            <w:r w:rsidRPr="00320840">
              <w:rPr>
                <w:rFonts w:ascii="Consolas" w:eastAsia="宋体" w:hAnsi="Consolas" w:cs="宋体"/>
                <w:b/>
                <w:bCs/>
                <w:color w:val="000080"/>
                <w:kern w:val="0"/>
                <w:sz w:val="20"/>
                <w:szCs w:val="20"/>
              </w:rPr>
              <w:t>spring.dubbo.registry.address</w:t>
            </w:r>
            <w:proofErr w:type="spellEnd"/>
            <w:r w:rsidRPr="00320840">
              <w:rPr>
                <w:rFonts w:ascii="Consolas" w:eastAsia="宋体" w:hAnsi="Consolas" w:cs="宋体"/>
                <w:color w:val="000000"/>
                <w:kern w:val="0"/>
                <w:sz w:val="20"/>
                <w:szCs w:val="20"/>
              </w:rPr>
              <w:t>=</w:t>
            </w:r>
            <w:r w:rsidRPr="00320840">
              <w:rPr>
                <w:rFonts w:ascii="Consolas" w:eastAsia="宋体" w:hAnsi="Consolas" w:cs="宋体"/>
                <w:b/>
                <w:bCs/>
                <w:color w:val="008000"/>
                <w:kern w:val="0"/>
                <w:sz w:val="20"/>
                <w:szCs w:val="20"/>
              </w:rPr>
              <w:t>192.168.</w:t>
            </w:r>
            <w:r w:rsidR="00490863">
              <w:rPr>
                <w:rFonts w:ascii="Consolas" w:eastAsia="宋体" w:hAnsi="Consolas" w:cs="宋体"/>
                <w:b/>
                <w:bCs/>
                <w:color w:val="008000"/>
                <w:kern w:val="0"/>
                <w:sz w:val="20"/>
                <w:szCs w:val="20"/>
              </w:rPr>
              <w:t>222.20</w:t>
            </w:r>
            <w:r w:rsidRPr="00320840">
              <w:rPr>
                <w:rFonts w:ascii="Consolas" w:eastAsia="宋体" w:hAnsi="Consolas" w:cs="宋体"/>
                <w:b/>
                <w:bCs/>
                <w:color w:val="008000"/>
                <w:kern w:val="0"/>
                <w:sz w:val="20"/>
                <w:szCs w:val="20"/>
              </w:rPr>
              <w:t>:2181</w:t>
            </w:r>
            <w:r w:rsidRPr="00320840">
              <w:rPr>
                <w:rFonts w:ascii="Consolas" w:eastAsia="宋体" w:hAnsi="Consolas" w:cs="宋体"/>
                <w:b/>
                <w:bCs/>
                <w:color w:val="008000"/>
                <w:kern w:val="0"/>
                <w:sz w:val="20"/>
                <w:szCs w:val="20"/>
              </w:rPr>
              <w:br/>
            </w:r>
            <w:proofErr w:type="spellStart"/>
            <w:r w:rsidRPr="00320840">
              <w:rPr>
                <w:rFonts w:ascii="Consolas" w:eastAsia="宋体" w:hAnsi="Consolas" w:cs="宋体"/>
                <w:b/>
                <w:bCs/>
                <w:color w:val="000080"/>
                <w:kern w:val="0"/>
                <w:sz w:val="20"/>
                <w:szCs w:val="20"/>
              </w:rPr>
              <w:t>spring.dubbo.base</w:t>
            </w:r>
            <w:proofErr w:type="spellEnd"/>
            <w:r w:rsidRPr="00320840">
              <w:rPr>
                <w:rFonts w:ascii="Consolas" w:eastAsia="宋体" w:hAnsi="Consolas" w:cs="宋体"/>
                <w:b/>
                <w:bCs/>
                <w:color w:val="000080"/>
                <w:kern w:val="0"/>
                <w:sz w:val="20"/>
                <w:szCs w:val="20"/>
              </w:rPr>
              <w:t>-package</w:t>
            </w:r>
            <w:r w:rsidRPr="00320840">
              <w:rPr>
                <w:rFonts w:ascii="Consolas" w:eastAsia="宋体" w:hAnsi="Consolas" w:cs="宋体"/>
                <w:color w:val="000000"/>
                <w:kern w:val="0"/>
                <w:sz w:val="20"/>
                <w:szCs w:val="20"/>
              </w:rPr>
              <w:t>=</w:t>
            </w:r>
            <w:proofErr w:type="spellStart"/>
            <w:r w:rsidRPr="00320840">
              <w:rPr>
                <w:rFonts w:ascii="Consolas" w:eastAsia="宋体" w:hAnsi="Consolas" w:cs="宋体"/>
                <w:b/>
                <w:bCs/>
                <w:color w:val="008000"/>
                <w:kern w:val="0"/>
                <w:sz w:val="20"/>
                <w:szCs w:val="20"/>
              </w:rPr>
              <w:t>com.atguigu.gmall</w:t>
            </w:r>
            <w:proofErr w:type="spellEnd"/>
            <w:r w:rsidRPr="00320840">
              <w:rPr>
                <w:rFonts w:ascii="Consolas" w:eastAsia="宋体" w:hAnsi="Consolas" w:cs="宋体"/>
                <w:b/>
                <w:bCs/>
                <w:color w:val="008000"/>
                <w:kern w:val="0"/>
                <w:sz w:val="20"/>
                <w:szCs w:val="20"/>
              </w:rPr>
              <w:br/>
            </w:r>
            <w:r w:rsidRPr="00320840">
              <w:rPr>
                <w:rFonts w:ascii="Consolas" w:eastAsia="宋体" w:hAnsi="Consolas" w:cs="宋体"/>
                <w:b/>
                <w:bCs/>
                <w:color w:val="000080"/>
                <w:kern w:val="0"/>
                <w:sz w:val="20"/>
                <w:szCs w:val="20"/>
              </w:rPr>
              <w:t>spring.dubbo.protocol.name</w:t>
            </w:r>
            <w:r w:rsidRPr="00320840">
              <w:rPr>
                <w:rFonts w:ascii="Consolas" w:eastAsia="宋体" w:hAnsi="Consolas" w:cs="宋体"/>
                <w:color w:val="000000"/>
                <w:kern w:val="0"/>
                <w:sz w:val="20"/>
                <w:szCs w:val="20"/>
              </w:rPr>
              <w:t>=</w:t>
            </w:r>
            <w:proofErr w:type="spellStart"/>
            <w:r>
              <w:rPr>
                <w:rFonts w:ascii="Consolas" w:eastAsia="宋体" w:hAnsi="Consolas" w:cs="宋体"/>
                <w:b/>
                <w:bCs/>
                <w:color w:val="008000"/>
                <w:kern w:val="0"/>
                <w:sz w:val="20"/>
                <w:szCs w:val="20"/>
              </w:rPr>
              <w:t>dubbo</w:t>
            </w:r>
            <w:proofErr w:type="spellEnd"/>
          </w:p>
        </w:tc>
      </w:tr>
    </w:tbl>
    <w:p w:rsidR="00FC3C9E" w:rsidRDefault="00FC3C9E" w:rsidP="00A24B68">
      <w:pPr>
        <w:rPr>
          <w:sz w:val="28"/>
        </w:rPr>
      </w:pPr>
      <w:r>
        <w:rPr>
          <w:rFonts w:hint="eastAsia"/>
          <w:sz w:val="28"/>
        </w:rPr>
        <w:t>其中：</w:t>
      </w:r>
    </w:p>
    <w:p w:rsidR="00032F11" w:rsidRPr="001F6C9E" w:rsidRDefault="00E36A17" w:rsidP="001F6C9E">
      <w:pPr>
        <w:rPr>
          <w:color w:val="FF0000"/>
        </w:rPr>
      </w:pPr>
      <w:r>
        <w:rPr>
          <w:color w:val="FF0000"/>
        </w:rPr>
        <w:t>application.name</w:t>
      </w:r>
      <w:r w:rsidR="00FC3C9E" w:rsidRPr="001F6C9E">
        <w:rPr>
          <w:rFonts w:hint="eastAsia"/>
          <w:color w:val="FF0000"/>
        </w:rPr>
        <w:t>就是服务名，不能跟别的</w:t>
      </w:r>
      <w:proofErr w:type="spellStart"/>
      <w:r w:rsidR="00FC3C9E" w:rsidRPr="001F6C9E">
        <w:rPr>
          <w:rFonts w:hint="eastAsia"/>
          <w:color w:val="FF0000"/>
        </w:rPr>
        <w:t>dubbo</w:t>
      </w:r>
      <w:proofErr w:type="spellEnd"/>
      <w:r w:rsidR="002E421A">
        <w:rPr>
          <w:rFonts w:hint="eastAsia"/>
          <w:color w:val="FF0000"/>
        </w:rPr>
        <w:t>提供端</w:t>
      </w:r>
      <w:r w:rsidR="00FC3C9E" w:rsidRPr="001F6C9E">
        <w:rPr>
          <w:rFonts w:hint="eastAsia"/>
          <w:color w:val="FF0000"/>
        </w:rPr>
        <w:t>重复</w:t>
      </w:r>
    </w:p>
    <w:p w:rsidR="00FC3C9E" w:rsidRDefault="00FC3C9E" w:rsidP="001F6C9E">
      <w:pPr>
        <w:rPr>
          <w:color w:val="FF0000"/>
        </w:rPr>
      </w:pPr>
      <w:proofErr w:type="spellStart"/>
      <w:r w:rsidRPr="001F6C9E">
        <w:rPr>
          <w:rFonts w:hint="eastAsia"/>
          <w:color w:val="FF0000"/>
        </w:rPr>
        <w:t>registry</w:t>
      </w:r>
      <w:r w:rsidR="00E36A17">
        <w:rPr>
          <w:color w:val="FF0000"/>
        </w:rPr>
        <w:t>.protocol</w:t>
      </w:r>
      <w:proofErr w:type="spellEnd"/>
      <w:r w:rsidRPr="001F6C9E">
        <w:rPr>
          <w:rFonts w:hint="eastAsia"/>
          <w:color w:val="FF0000"/>
        </w:rPr>
        <w:t xml:space="preserve"> </w:t>
      </w:r>
      <w:r w:rsidRPr="001F6C9E">
        <w:rPr>
          <w:rFonts w:hint="eastAsia"/>
          <w:color w:val="FF0000"/>
        </w:rPr>
        <w:t>是指定注册中心</w:t>
      </w:r>
      <w:r w:rsidR="00E36A17">
        <w:rPr>
          <w:rFonts w:hint="eastAsia"/>
          <w:color w:val="FF0000"/>
        </w:rPr>
        <w:t>协议</w:t>
      </w:r>
    </w:p>
    <w:p w:rsidR="00E36A17" w:rsidRPr="001F6C9E" w:rsidRDefault="00E36A17" w:rsidP="001F6C9E">
      <w:pPr>
        <w:rPr>
          <w:color w:val="FF0000"/>
        </w:rPr>
      </w:pPr>
      <w:proofErr w:type="spellStart"/>
      <w:r w:rsidRPr="001F6C9E">
        <w:rPr>
          <w:rFonts w:hint="eastAsia"/>
          <w:color w:val="FF0000"/>
        </w:rPr>
        <w:t>registry</w:t>
      </w:r>
      <w:r>
        <w:rPr>
          <w:rFonts w:hint="eastAsia"/>
          <w:color w:val="FF0000"/>
        </w:rPr>
        <w:t>.address</w:t>
      </w:r>
      <w:proofErr w:type="spellEnd"/>
      <w:r>
        <w:rPr>
          <w:rFonts w:hint="eastAsia"/>
          <w:color w:val="FF0000"/>
        </w:rPr>
        <w:t xml:space="preserve"> </w:t>
      </w:r>
      <w:r>
        <w:rPr>
          <w:rFonts w:hint="eastAsia"/>
          <w:color w:val="FF0000"/>
        </w:rPr>
        <w:t>是注册中心的地址加端口号</w:t>
      </w:r>
    </w:p>
    <w:p w:rsidR="00FC3C9E" w:rsidRDefault="00FC3C9E" w:rsidP="001F6C9E">
      <w:pPr>
        <w:rPr>
          <w:color w:val="FF0000"/>
        </w:rPr>
      </w:pPr>
      <w:r w:rsidRPr="00E36A17">
        <w:rPr>
          <w:rFonts w:hint="eastAsia"/>
          <w:color w:val="FF0000"/>
        </w:rPr>
        <w:t>protocol</w:t>
      </w:r>
      <w:r w:rsidR="00E36A17" w:rsidRPr="00E36A17">
        <w:rPr>
          <w:rFonts w:hint="eastAsia"/>
          <w:color w:val="FF0000"/>
        </w:rPr>
        <w:t>.</w:t>
      </w:r>
      <w:r w:rsidR="00E36A17" w:rsidRPr="00E36A17">
        <w:rPr>
          <w:color w:val="FF0000"/>
        </w:rPr>
        <w:t>name</w:t>
      </w:r>
      <w:r w:rsidRPr="00E36A17">
        <w:rPr>
          <w:rFonts w:hint="eastAsia"/>
          <w:color w:val="FF0000"/>
        </w:rPr>
        <w:t xml:space="preserve"> </w:t>
      </w:r>
      <w:r w:rsidRPr="00E36A17">
        <w:rPr>
          <w:rFonts w:hint="eastAsia"/>
          <w:color w:val="FF0000"/>
        </w:rPr>
        <w:t>是</w:t>
      </w:r>
      <w:r w:rsidR="00E36A17" w:rsidRPr="00E36A17">
        <w:rPr>
          <w:rFonts w:hint="eastAsia"/>
          <w:color w:val="FF0000"/>
        </w:rPr>
        <w:t>分布式</w:t>
      </w:r>
      <w:r w:rsidRPr="00E36A17">
        <w:rPr>
          <w:rFonts w:hint="eastAsia"/>
          <w:color w:val="FF0000"/>
        </w:rPr>
        <w:t>固定是</w:t>
      </w:r>
      <w:proofErr w:type="spellStart"/>
      <w:r w:rsidRPr="00E36A17">
        <w:rPr>
          <w:rFonts w:hint="eastAsia"/>
          <w:color w:val="FF0000"/>
        </w:rPr>
        <w:t>du</w:t>
      </w:r>
      <w:r w:rsidRPr="001F6C9E">
        <w:rPr>
          <w:rFonts w:hint="eastAsia"/>
          <w:color w:val="FF0000"/>
        </w:rPr>
        <w:t>bbo</w:t>
      </w:r>
      <w:proofErr w:type="spellEnd"/>
      <w:r w:rsidRPr="001F6C9E">
        <w:rPr>
          <w:color w:val="FF0000"/>
        </w:rPr>
        <w:t>,</w:t>
      </w:r>
      <w:r w:rsidRPr="001F6C9E">
        <w:rPr>
          <w:rFonts w:hint="eastAsia"/>
          <w:color w:val="FF0000"/>
        </w:rPr>
        <w:t>不要改。</w:t>
      </w:r>
    </w:p>
    <w:p w:rsidR="00E36A17" w:rsidRPr="001F6C9E" w:rsidRDefault="00E36A17" w:rsidP="001F6C9E">
      <w:pPr>
        <w:rPr>
          <w:color w:val="FF0000"/>
        </w:rPr>
      </w:pPr>
      <w:r w:rsidRPr="00320840">
        <w:rPr>
          <w:color w:val="FF0000"/>
        </w:rPr>
        <w:t>base-package</w:t>
      </w:r>
      <w:r w:rsidR="0090309D">
        <w:rPr>
          <w:color w:val="FF0000"/>
        </w:rPr>
        <w:t xml:space="preserve">  </w:t>
      </w:r>
      <w:r w:rsidR="0090309D">
        <w:rPr>
          <w:rFonts w:hint="eastAsia"/>
          <w:color w:val="FF0000"/>
        </w:rPr>
        <w:t>注解方式要扫描的包</w:t>
      </w:r>
    </w:p>
    <w:p w:rsidR="00FC3C9E" w:rsidRPr="001F6C9E" w:rsidRDefault="00FC3C9E" w:rsidP="001F6C9E">
      <w:pPr>
        <w:rPr>
          <w:color w:val="FF0000"/>
        </w:rPr>
      </w:pPr>
      <w:r w:rsidRPr="001F6C9E">
        <w:rPr>
          <w:rFonts w:hint="eastAsia"/>
          <w:color w:val="FF0000"/>
        </w:rPr>
        <w:t xml:space="preserve">port </w:t>
      </w:r>
      <w:r w:rsidRPr="001F6C9E">
        <w:rPr>
          <w:rFonts w:hint="eastAsia"/>
          <w:color w:val="FF0000"/>
        </w:rPr>
        <w:t>是服务</w:t>
      </w:r>
      <w:r w:rsidR="002E421A">
        <w:rPr>
          <w:rFonts w:hint="eastAsia"/>
          <w:color w:val="FF0000"/>
        </w:rPr>
        <w:t>提供端</w:t>
      </w:r>
      <w:r w:rsidRPr="001F6C9E">
        <w:rPr>
          <w:rFonts w:hint="eastAsia"/>
          <w:color w:val="FF0000"/>
        </w:rPr>
        <w:t>为</w:t>
      </w:r>
      <w:r w:rsidRPr="001F6C9E">
        <w:rPr>
          <w:rFonts w:hint="eastAsia"/>
          <w:color w:val="FF0000"/>
        </w:rPr>
        <w:t>zookeeper</w:t>
      </w:r>
      <w:r w:rsidRPr="001F6C9E">
        <w:rPr>
          <w:rFonts w:hint="eastAsia"/>
          <w:color w:val="FF0000"/>
        </w:rPr>
        <w:t>暴露的端口</w:t>
      </w:r>
      <w:r w:rsidR="00066A34" w:rsidRPr="001F6C9E">
        <w:rPr>
          <w:rFonts w:hint="eastAsia"/>
          <w:color w:val="FF0000"/>
        </w:rPr>
        <w:t>，不能跟别的</w:t>
      </w:r>
      <w:proofErr w:type="spellStart"/>
      <w:r w:rsidR="00066A34" w:rsidRPr="001F6C9E">
        <w:rPr>
          <w:rFonts w:hint="eastAsia"/>
          <w:color w:val="FF0000"/>
        </w:rPr>
        <w:t>dubbo</w:t>
      </w:r>
      <w:proofErr w:type="spellEnd"/>
      <w:r w:rsidR="002E421A">
        <w:rPr>
          <w:rFonts w:hint="eastAsia"/>
          <w:color w:val="FF0000"/>
        </w:rPr>
        <w:t>提供端</w:t>
      </w:r>
      <w:r w:rsidR="00066A34" w:rsidRPr="001F6C9E">
        <w:rPr>
          <w:rFonts w:hint="eastAsia"/>
          <w:color w:val="FF0000"/>
        </w:rPr>
        <w:t>重复。</w:t>
      </w:r>
    </w:p>
    <w:p w:rsidR="00B8290E" w:rsidRPr="00B8290E" w:rsidRDefault="0006663A" w:rsidP="00B8290E">
      <w:pPr>
        <w:pStyle w:val="4"/>
      </w:pPr>
      <w:r>
        <w:rPr>
          <w:rFonts w:hint="eastAsia"/>
        </w:rPr>
        <w:t>4</w:t>
      </w:r>
      <w:r w:rsidR="00B8290E">
        <w:rPr>
          <w:rFonts w:hint="eastAsia"/>
        </w:rPr>
        <w:t>.</w:t>
      </w:r>
      <w:r w:rsidR="007E37F6">
        <w:t>4</w:t>
      </w:r>
      <w:r w:rsidR="00B8290E">
        <w:rPr>
          <w:rFonts w:hint="eastAsia"/>
        </w:rPr>
        <w:t xml:space="preserve">  </w:t>
      </w:r>
      <w:r w:rsidR="002E421A" w:rsidRPr="00B8290E">
        <w:rPr>
          <w:rFonts w:hint="eastAsia"/>
        </w:rPr>
        <w:t>消费端</w:t>
      </w:r>
    </w:p>
    <w:p w:rsidR="00032F11" w:rsidRDefault="00E341A0" w:rsidP="00521633">
      <w:r>
        <w:rPr>
          <w:rFonts w:hint="eastAsia"/>
        </w:rPr>
        <w:t>o</w:t>
      </w:r>
      <w:r w:rsidR="00123A43">
        <w:rPr>
          <w:rFonts w:hint="eastAsia"/>
        </w:rPr>
        <w:t>rder-</w:t>
      </w:r>
      <w:r>
        <w:t>w</w:t>
      </w:r>
      <w:r w:rsidR="00123A43">
        <w:rPr>
          <w:rFonts w:hint="eastAsia"/>
        </w:rPr>
        <w:t>eb</w:t>
      </w:r>
      <w:r w:rsidR="00123A43">
        <w:rPr>
          <w:rFonts w:hint="eastAsia"/>
        </w:rPr>
        <w:t>模块</w:t>
      </w:r>
      <w:r w:rsidR="00123A43" w:rsidRPr="00521633">
        <w:rPr>
          <w:rFonts w:hint="eastAsia"/>
          <w:b/>
        </w:rPr>
        <w:t xml:space="preserve"> </w:t>
      </w:r>
      <w:proofErr w:type="spellStart"/>
      <w:r w:rsidR="00521633">
        <w:rPr>
          <w:b/>
        </w:rPr>
        <w:t>application.properties</w:t>
      </w:r>
      <w:proofErr w:type="spellEnd"/>
      <w:r w:rsidR="00320840" w:rsidRPr="00521633">
        <w:rPr>
          <w:rFonts w:hint="eastAsia"/>
          <w:b/>
        </w:rPr>
        <w:t>配置</w:t>
      </w:r>
      <w:r w:rsidR="00123A43">
        <w:rPr>
          <w:rFonts w:hint="eastAsia"/>
        </w:rPr>
        <w:t xml:space="preserve"> </w:t>
      </w:r>
    </w:p>
    <w:tbl>
      <w:tblPr>
        <w:tblStyle w:val="ad"/>
        <w:tblW w:w="0" w:type="auto"/>
        <w:tblLook w:val="04A0" w:firstRow="1" w:lastRow="0" w:firstColumn="1" w:lastColumn="0" w:noHBand="0" w:noVBand="1"/>
      </w:tblPr>
      <w:tblGrid>
        <w:gridCol w:w="8522"/>
      </w:tblGrid>
      <w:tr w:rsidR="00320840" w:rsidTr="00320840">
        <w:tc>
          <w:tcPr>
            <w:tcW w:w="8522" w:type="dxa"/>
          </w:tcPr>
          <w:p w:rsidR="00320840" w:rsidRPr="00320840" w:rsidRDefault="00123A43" w:rsidP="0032084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eastAsia="宋体" w:hAnsi="Consolas" w:cs="宋体"/>
                <w:color w:val="000000"/>
                <w:kern w:val="0"/>
                <w:sz w:val="20"/>
                <w:szCs w:val="20"/>
              </w:rPr>
            </w:pPr>
            <w:r w:rsidRPr="00123A43">
              <w:rPr>
                <w:rFonts w:ascii="Consolas" w:eastAsia="宋体" w:hAnsi="Consolas" w:cs="宋体"/>
                <w:b/>
                <w:bCs/>
                <w:color w:val="000080"/>
                <w:kern w:val="0"/>
                <w:sz w:val="20"/>
                <w:szCs w:val="20"/>
              </w:rPr>
              <w:lastRenderedPageBreak/>
              <w:t>spring.dubbo.application.name=</w:t>
            </w:r>
            <w:r w:rsidRPr="00123A43">
              <w:rPr>
                <w:rFonts w:ascii="Consolas" w:eastAsia="宋体" w:hAnsi="Consolas" w:cs="宋体"/>
                <w:b/>
                <w:bCs/>
                <w:color w:val="008000"/>
                <w:kern w:val="0"/>
                <w:sz w:val="20"/>
                <w:szCs w:val="20"/>
              </w:rPr>
              <w:t>order-web</w:t>
            </w:r>
            <w:r w:rsidR="00320840" w:rsidRPr="00320840">
              <w:rPr>
                <w:rFonts w:ascii="Consolas" w:eastAsia="宋体" w:hAnsi="Consolas" w:cs="宋体"/>
                <w:b/>
                <w:bCs/>
                <w:color w:val="008000"/>
                <w:kern w:val="0"/>
                <w:sz w:val="20"/>
                <w:szCs w:val="20"/>
              </w:rPr>
              <w:br/>
            </w:r>
            <w:proofErr w:type="spellStart"/>
            <w:r w:rsidR="00320840" w:rsidRPr="00320840">
              <w:rPr>
                <w:rFonts w:ascii="Consolas" w:eastAsia="宋体" w:hAnsi="Consolas" w:cs="宋体"/>
                <w:b/>
                <w:bCs/>
                <w:color w:val="000080"/>
                <w:kern w:val="0"/>
                <w:sz w:val="20"/>
                <w:szCs w:val="20"/>
              </w:rPr>
              <w:t>spring.dubbo.registry.protocol</w:t>
            </w:r>
            <w:proofErr w:type="spellEnd"/>
            <w:r w:rsidR="00320840" w:rsidRPr="00320840">
              <w:rPr>
                <w:rFonts w:ascii="Consolas" w:eastAsia="宋体" w:hAnsi="Consolas" w:cs="宋体"/>
                <w:color w:val="000000"/>
                <w:kern w:val="0"/>
                <w:sz w:val="20"/>
                <w:szCs w:val="20"/>
              </w:rPr>
              <w:t>=</w:t>
            </w:r>
            <w:r w:rsidR="00320840" w:rsidRPr="00320840">
              <w:rPr>
                <w:rFonts w:ascii="Consolas" w:eastAsia="宋体" w:hAnsi="Consolas" w:cs="宋体"/>
                <w:b/>
                <w:bCs/>
                <w:color w:val="008000"/>
                <w:kern w:val="0"/>
                <w:sz w:val="20"/>
                <w:szCs w:val="20"/>
              </w:rPr>
              <w:t>zookeeper</w:t>
            </w:r>
            <w:r w:rsidR="00320840" w:rsidRPr="00320840">
              <w:rPr>
                <w:rFonts w:ascii="Consolas" w:eastAsia="宋体" w:hAnsi="Consolas" w:cs="宋体"/>
                <w:b/>
                <w:bCs/>
                <w:color w:val="008000"/>
                <w:kern w:val="0"/>
                <w:sz w:val="20"/>
                <w:szCs w:val="20"/>
              </w:rPr>
              <w:br/>
            </w:r>
            <w:proofErr w:type="spellStart"/>
            <w:r w:rsidR="00320840" w:rsidRPr="00320840">
              <w:rPr>
                <w:rFonts w:ascii="Consolas" w:eastAsia="宋体" w:hAnsi="Consolas" w:cs="宋体"/>
                <w:b/>
                <w:bCs/>
                <w:color w:val="000080"/>
                <w:kern w:val="0"/>
                <w:sz w:val="20"/>
                <w:szCs w:val="20"/>
              </w:rPr>
              <w:t>spring.dubbo.registry.address</w:t>
            </w:r>
            <w:proofErr w:type="spellEnd"/>
            <w:r w:rsidR="00320840" w:rsidRPr="00320840">
              <w:rPr>
                <w:rFonts w:ascii="Consolas" w:eastAsia="宋体" w:hAnsi="Consolas" w:cs="宋体"/>
                <w:color w:val="000000"/>
                <w:kern w:val="0"/>
                <w:sz w:val="20"/>
                <w:szCs w:val="20"/>
              </w:rPr>
              <w:t>=</w:t>
            </w:r>
            <w:r w:rsidR="00320840" w:rsidRPr="00320840">
              <w:rPr>
                <w:rFonts w:ascii="Consolas" w:eastAsia="宋体" w:hAnsi="Consolas" w:cs="宋体"/>
                <w:b/>
                <w:bCs/>
                <w:color w:val="008000"/>
                <w:kern w:val="0"/>
                <w:sz w:val="20"/>
                <w:szCs w:val="20"/>
              </w:rPr>
              <w:t>192.168.</w:t>
            </w:r>
            <w:r w:rsidR="000412BC">
              <w:rPr>
                <w:rFonts w:ascii="Consolas" w:eastAsia="宋体" w:hAnsi="Consolas" w:cs="宋体"/>
                <w:b/>
                <w:bCs/>
                <w:color w:val="008000"/>
                <w:kern w:val="0"/>
                <w:sz w:val="20"/>
                <w:szCs w:val="20"/>
              </w:rPr>
              <w:t>222.20</w:t>
            </w:r>
            <w:r w:rsidR="00320840" w:rsidRPr="00320840">
              <w:rPr>
                <w:rFonts w:ascii="Consolas" w:eastAsia="宋体" w:hAnsi="Consolas" w:cs="宋体"/>
                <w:b/>
                <w:bCs/>
                <w:color w:val="008000"/>
                <w:kern w:val="0"/>
                <w:sz w:val="20"/>
                <w:szCs w:val="20"/>
              </w:rPr>
              <w:t>:2181</w:t>
            </w:r>
            <w:r w:rsidR="00320840" w:rsidRPr="00320840">
              <w:rPr>
                <w:rFonts w:ascii="Consolas" w:eastAsia="宋体" w:hAnsi="Consolas" w:cs="宋体"/>
                <w:b/>
                <w:bCs/>
                <w:color w:val="008000"/>
                <w:kern w:val="0"/>
                <w:sz w:val="20"/>
                <w:szCs w:val="20"/>
              </w:rPr>
              <w:br/>
            </w:r>
            <w:proofErr w:type="spellStart"/>
            <w:r w:rsidR="00320840" w:rsidRPr="00320840">
              <w:rPr>
                <w:rFonts w:ascii="Consolas" w:eastAsia="宋体" w:hAnsi="Consolas" w:cs="宋体"/>
                <w:b/>
                <w:bCs/>
                <w:color w:val="000080"/>
                <w:kern w:val="0"/>
                <w:sz w:val="20"/>
                <w:szCs w:val="20"/>
              </w:rPr>
              <w:t>spring.dubbo.base</w:t>
            </w:r>
            <w:proofErr w:type="spellEnd"/>
            <w:r w:rsidR="00320840" w:rsidRPr="00320840">
              <w:rPr>
                <w:rFonts w:ascii="Consolas" w:eastAsia="宋体" w:hAnsi="Consolas" w:cs="宋体"/>
                <w:b/>
                <w:bCs/>
                <w:color w:val="000080"/>
                <w:kern w:val="0"/>
                <w:sz w:val="20"/>
                <w:szCs w:val="20"/>
              </w:rPr>
              <w:t>-package</w:t>
            </w:r>
            <w:r w:rsidR="00320840" w:rsidRPr="00320840">
              <w:rPr>
                <w:rFonts w:ascii="Consolas" w:eastAsia="宋体" w:hAnsi="Consolas" w:cs="宋体"/>
                <w:color w:val="000000"/>
                <w:kern w:val="0"/>
                <w:sz w:val="20"/>
                <w:szCs w:val="20"/>
              </w:rPr>
              <w:t>=</w:t>
            </w:r>
            <w:proofErr w:type="spellStart"/>
            <w:r w:rsidR="00320840" w:rsidRPr="00320840">
              <w:rPr>
                <w:rFonts w:ascii="Consolas" w:eastAsia="宋体" w:hAnsi="Consolas" w:cs="宋体"/>
                <w:b/>
                <w:bCs/>
                <w:color w:val="008000"/>
                <w:kern w:val="0"/>
                <w:sz w:val="20"/>
                <w:szCs w:val="20"/>
              </w:rPr>
              <w:t>com.atguigu.gmall</w:t>
            </w:r>
            <w:proofErr w:type="spellEnd"/>
            <w:r w:rsidR="00320840" w:rsidRPr="00320840">
              <w:rPr>
                <w:rFonts w:ascii="Consolas" w:eastAsia="宋体" w:hAnsi="Consolas" w:cs="宋体"/>
                <w:b/>
                <w:bCs/>
                <w:color w:val="008000"/>
                <w:kern w:val="0"/>
                <w:sz w:val="20"/>
                <w:szCs w:val="20"/>
              </w:rPr>
              <w:br/>
            </w:r>
            <w:r w:rsidR="00320840" w:rsidRPr="00320840">
              <w:rPr>
                <w:rFonts w:ascii="Consolas" w:eastAsia="宋体" w:hAnsi="Consolas" w:cs="宋体"/>
                <w:b/>
                <w:bCs/>
                <w:color w:val="000080"/>
                <w:kern w:val="0"/>
                <w:sz w:val="20"/>
                <w:szCs w:val="20"/>
              </w:rPr>
              <w:t>spring.dubbo.protocol.name</w:t>
            </w:r>
            <w:r w:rsidR="00320840" w:rsidRPr="00320840">
              <w:rPr>
                <w:rFonts w:ascii="Consolas" w:eastAsia="宋体" w:hAnsi="Consolas" w:cs="宋体"/>
                <w:color w:val="000000"/>
                <w:kern w:val="0"/>
                <w:sz w:val="20"/>
                <w:szCs w:val="20"/>
              </w:rPr>
              <w:t>=</w:t>
            </w:r>
            <w:proofErr w:type="spellStart"/>
            <w:r w:rsidR="00320840" w:rsidRPr="00320840">
              <w:rPr>
                <w:rFonts w:ascii="Consolas" w:eastAsia="宋体" w:hAnsi="Consolas" w:cs="宋体"/>
                <w:b/>
                <w:bCs/>
                <w:color w:val="008000"/>
                <w:kern w:val="0"/>
                <w:sz w:val="20"/>
                <w:szCs w:val="20"/>
              </w:rPr>
              <w:t>dubbo</w:t>
            </w:r>
            <w:proofErr w:type="spellEnd"/>
            <w:r w:rsidR="00320840" w:rsidRPr="00320840">
              <w:rPr>
                <w:rFonts w:ascii="Consolas" w:eastAsia="宋体" w:hAnsi="Consolas" w:cs="宋体"/>
                <w:b/>
                <w:bCs/>
                <w:color w:val="008000"/>
                <w:kern w:val="0"/>
                <w:sz w:val="20"/>
                <w:szCs w:val="20"/>
              </w:rPr>
              <w:br/>
            </w:r>
            <w:proofErr w:type="spellStart"/>
            <w:r w:rsidR="00320840" w:rsidRPr="00320840">
              <w:rPr>
                <w:rFonts w:ascii="Consolas" w:eastAsia="宋体" w:hAnsi="Consolas" w:cs="宋体"/>
                <w:b/>
                <w:bCs/>
                <w:color w:val="000080"/>
                <w:kern w:val="0"/>
                <w:sz w:val="20"/>
                <w:szCs w:val="20"/>
              </w:rPr>
              <w:t>spring.dubbo.consumer.timeout</w:t>
            </w:r>
            <w:proofErr w:type="spellEnd"/>
            <w:r w:rsidR="00320840" w:rsidRPr="00320840">
              <w:rPr>
                <w:rFonts w:ascii="Consolas" w:eastAsia="宋体" w:hAnsi="Consolas" w:cs="宋体"/>
                <w:color w:val="000000"/>
                <w:kern w:val="0"/>
                <w:sz w:val="20"/>
                <w:szCs w:val="20"/>
              </w:rPr>
              <w:t>=</w:t>
            </w:r>
            <w:r w:rsidR="00320840" w:rsidRPr="00320840">
              <w:rPr>
                <w:rFonts w:ascii="Consolas" w:eastAsia="宋体" w:hAnsi="Consolas" w:cs="宋体"/>
                <w:b/>
                <w:bCs/>
                <w:color w:val="008000"/>
                <w:kern w:val="0"/>
                <w:sz w:val="20"/>
                <w:szCs w:val="20"/>
              </w:rPr>
              <w:t>10000</w:t>
            </w:r>
            <w:r w:rsidR="00320840" w:rsidRPr="00320840">
              <w:rPr>
                <w:rFonts w:ascii="Consolas" w:eastAsia="宋体" w:hAnsi="Consolas" w:cs="宋体"/>
                <w:b/>
                <w:bCs/>
                <w:color w:val="008000"/>
                <w:kern w:val="0"/>
                <w:sz w:val="20"/>
                <w:szCs w:val="20"/>
              </w:rPr>
              <w:br/>
            </w:r>
            <w:proofErr w:type="spellStart"/>
            <w:r w:rsidR="00320840" w:rsidRPr="00320840">
              <w:rPr>
                <w:rFonts w:ascii="Consolas" w:eastAsia="宋体" w:hAnsi="Consolas" w:cs="宋体"/>
                <w:b/>
                <w:bCs/>
                <w:color w:val="000080"/>
                <w:kern w:val="0"/>
                <w:sz w:val="20"/>
                <w:szCs w:val="20"/>
              </w:rPr>
              <w:t>spring.dubbo.consumer.check</w:t>
            </w:r>
            <w:proofErr w:type="spellEnd"/>
            <w:r w:rsidR="00320840" w:rsidRPr="00320840">
              <w:rPr>
                <w:rFonts w:ascii="Consolas" w:eastAsia="宋体" w:hAnsi="Consolas" w:cs="宋体"/>
                <w:color w:val="000000"/>
                <w:kern w:val="0"/>
                <w:sz w:val="20"/>
                <w:szCs w:val="20"/>
              </w:rPr>
              <w:t>=</w:t>
            </w:r>
            <w:r w:rsidR="00320840" w:rsidRPr="00320840">
              <w:rPr>
                <w:rFonts w:ascii="Consolas" w:eastAsia="宋体" w:hAnsi="Consolas" w:cs="宋体"/>
                <w:b/>
                <w:bCs/>
                <w:color w:val="008000"/>
                <w:kern w:val="0"/>
                <w:sz w:val="20"/>
                <w:szCs w:val="20"/>
              </w:rPr>
              <w:t>false</w:t>
            </w:r>
          </w:p>
        </w:tc>
      </w:tr>
    </w:tbl>
    <w:p w:rsidR="00741C84" w:rsidRPr="001F6C9E" w:rsidRDefault="00741C84" w:rsidP="00741C84">
      <w:pPr>
        <w:rPr>
          <w:color w:val="FF0000"/>
        </w:rPr>
      </w:pPr>
      <w:proofErr w:type="spellStart"/>
      <w:r>
        <w:rPr>
          <w:rFonts w:hint="eastAsia"/>
          <w:color w:val="FF0000"/>
        </w:rPr>
        <w:t>consumer.timeout</w:t>
      </w:r>
      <w:proofErr w:type="spellEnd"/>
      <w:r>
        <w:rPr>
          <w:rFonts w:hint="eastAsia"/>
          <w:color w:val="FF0000"/>
        </w:rPr>
        <w:t xml:space="preserve">  </w:t>
      </w:r>
      <w:r>
        <w:rPr>
          <w:rFonts w:hint="eastAsia"/>
          <w:color w:val="FF0000"/>
        </w:rPr>
        <w:t>是访问</w:t>
      </w:r>
      <w:r w:rsidR="002E421A">
        <w:rPr>
          <w:rFonts w:hint="eastAsia"/>
          <w:color w:val="FF0000"/>
        </w:rPr>
        <w:t>提供</w:t>
      </w:r>
      <w:proofErr w:type="gramStart"/>
      <w:r w:rsidR="002E421A">
        <w:rPr>
          <w:rFonts w:hint="eastAsia"/>
          <w:color w:val="FF0000"/>
        </w:rPr>
        <w:t>端</w:t>
      </w:r>
      <w:r>
        <w:rPr>
          <w:rFonts w:hint="eastAsia"/>
          <w:color w:val="FF0000"/>
        </w:rPr>
        <w:t>服务</w:t>
      </w:r>
      <w:proofErr w:type="gramEnd"/>
      <w:r>
        <w:rPr>
          <w:rFonts w:hint="eastAsia"/>
          <w:color w:val="FF0000"/>
        </w:rPr>
        <w:t>的超时时间，默认是</w:t>
      </w:r>
      <w:r>
        <w:rPr>
          <w:rFonts w:hint="eastAsia"/>
          <w:color w:val="FF0000"/>
        </w:rPr>
        <w:t>1000</w:t>
      </w:r>
      <w:r>
        <w:rPr>
          <w:rFonts w:hint="eastAsia"/>
          <w:color w:val="FF0000"/>
        </w:rPr>
        <w:t>毫秒</w:t>
      </w:r>
    </w:p>
    <w:p w:rsidR="00741C84" w:rsidRDefault="00741C84" w:rsidP="00741C84">
      <w:pPr>
        <w:rPr>
          <w:color w:val="FF0000"/>
        </w:rPr>
      </w:pPr>
      <w:proofErr w:type="spellStart"/>
      <w:r>
        <w:rPr>
          <w:color w:val="FF0000"/>
        </w:rPr>
        <w:t>consumer.check</w:t>
      </w:r>
      <w:proofErr w:type="spellEnd"/>
      <w:r w:rsidRPr="00E36A17">
        <w:rPr>
          <w:rFonts w:hint="eastAsia"/>
          <w:color w:val="FF0000"/>
        </w:rPr>
        <w:t xml:space="preserve"> </w:t>
      </w:r>
      <w:r w:rsidRPr="00E36A17">
        <w:rPr>
          <w:rFonts w:hint="eastAsia"/>
          <w:color w:val="FF0000"/>
        </w:rPr>
        <w:t>是</w:t>
      </w:r>
      <w:r>
        <w:rPr>
          <w:rFonts w:hint="eastAsia"/>
          <w:color w:val="FF0000"/>
        </w:rPr>
        <w:t>启动</w:t>
      </w:r>
      <w:r w:rsidR="002E421A">
        <w:rPr>
          <w:rFonts w:hint="eastAsia"/>
          <w:color w:val="FF0000"/>
        </w:rPr>
        <w:t>消费端</w:t>
      </w:r>
      <w:r>
        <w:rPr>
          <w:rFonts w:hint="eastAsia"/>
          <w:color w:val="FF0000"/>
        </w:rPr>
        <w:t>时，是否检查服务</w:t>
      </w:r>
      <w:proofErr w:type="gramStart"/>
      <w:r>
        <w:rPr>
          <w:rFonts w:hint="eastAsia"/>
          <w:color w:val="FF0000"/>
        </w:rPr>
        <w:t>端能否</w:t>
      </w:r>
      <w:proofErr w:type="gramEnd"/>
      <w:r>
        <w:rPr>
          <w:rFonts w:hint="eastAsia"/>
          <w:color w:val="FF0000"/>
        </w:rPr>
        <w:t>正常访问。如果选择</w:t>
      </w:r>
      <w:r>
        <w:rPr>
          <w:rFonts w:hint="eastAsia"/>
          <w:color w:val="FF0000"/>
        </w:rPr>
        <w:t>true</w:t>
      </w:r>
      <w:r>
        <w:rPr>
          <w:rFonts w:hint="eastAsia"/>
          <w:color w:val="FF0000"/>
        </w:rPr>
        <w:t>，那启动</w:t>
      </w:r>
      <w:r w:rsidR="002E421A">
        <w:rPr>
          <w:rFonts w:hint="eastAsia"/>
          <w:color w:val="FF0000"/>
        </w:rPr>
        <w:t>消费端</w:t>
      </w:r>
      <w:r>
        <w:rPr>
          <w:rFonts w:hint="eastAsia"/>
          <w:color w:val="FF0000"/>
        </w:rPr>
        <w:t>时，必须保证</w:t>
      </w:r>
      <w:r w:rsidR="002E421A">
        <w:rPr>
          <w:rFonts w:hint="eastAsia"/>
          <w:color w:val="FF0000"/>
        </w:rPr>
        <w:t>提供</w:t>
      </w:r>
      <w:proofErr w:type="gramStart"/>
      <w:r w:rsidR="002E421A">
        <w:rPr>
          <w:rFonts w:hint="eastAsia"/>
          <w:color w:val="FF0000"/>
        </w:rPr>
        <w:t>端</w:t>
      </w:r>
      <w:r>
        <w:rPr>
          <w:rFonts w:hint="eastAsia"/>
          <w:color w:val="FF0000"/>
        </w:rPr>
        <w:t>服务</w:t>
      </w:r>
      <w:proofErr w:type="gramEnd"/>
      <w:r>
        <w:rPr>
          <w:rFonts w:hint="eastAsia"/>
          <w:color w:val="FF0000"/>
        </w:rPr>
        <w:t>正常，否则接口无法注入。</w:t>
      </w:r>
    </w:p>
    <w:p w:rsidR="008A2CEF" w:rsidRPr="00B8290E" w:rsidRDefault="002E421A" w:rsidP="008A2CEF">
      <w:pPr>
        <w:rPr>
          <w:b/>
        </w:rPr>
      </w:pPr>
      <w:r w:rsidRPr="00B8290E">
        <w:rPr>
          <w:rFonts w:hint="eastAsia"/>
          <w:b/>
        </w:rPr>
        <w:t>消费端</w:t>
      </w:r>
      <w:r w:rsidR="008A2CEF" w:rsidRPr="00B8290E">
        <w:rPr>
          <w:rFonts w:hint="eastAsia"/>
          <w:b/>
        </w:rPr>
        <w:t>代码</w:t>
      </w:r>
    </w:p>
    <w:p w:rsidR="008A2CEF" w:rsidRPr="008A2CEF" w:rsidRDefault="008A2CEF" w:rsidP="005B4CEC">
      <w:r>
        <w:rPr>
          <w:rFonts w:hint="eastAsia"/>
        </w:rPr>
        <w:t xml:space="preserve">  </w:t>
      </w:r>
      <w:r>
        <w:rPr>
          <w:rFonts w:hint="eastAsia"/>
        </w:rPr>
        <w:t>使用起来也比较简单，只要把原来</w:t>
      </w:r>
      <w:r>
        <w:rPr>
          <w:rFonts w:hint="eastAsia"/>
        </w:rPr>
        <w:t>@</w:t>
      </w:r>
      <w:proofErr w:type="spellStart"/>
      <w:r>
        <w:t>Autowired</w:t>
      </w:r>
      <w:proofErr w:type="spellEnd"/>
      <w:r>
        <w:rPr>
          <w:rFonts w:hint="eastAsia"/>
        </w:rPr>
        <w:t>改成</w:t>
      </w:r>
      <w:r>
        <w:rPr>
          <w:rFonts w:hint="eastAsia"/>
        </w:rPr>
        <w:t>@Reference</w:t>
      </w:r>
      <w:r>
        <w:rPr>
          <w:rFonts w:hint="eastAsia"/>
        </w:rPr>
        <w:t>就可以</w:t>
      </w:r>
      <w:r>
        <w:rPr>
          <w:rFonts w:hint="eastAsia"/>
        </w:rPr>
        <w:t xml:space="preserve"> </w:t>
      </w:r>
      <w:r>
        <w:rPr>
          <w:rFonts w:hint="eastAsia"/>
        </w:rPr>
        <w:t>注意引用的包是</w:t>
      </w:r>
    </w:p>
    <w:tbl>
      <w:tblPr>
        <w:tblStyle w:val="ad"/>
        <w:tblW w:w="0" w:type="auto"/>
        <w:tblLook w:val="04A0" w:firstRow="1" w:lastRow="0" w:firstColumn="1" w:lastColumn="0" w:noHBand="0" w:noVBand="1"/>
      </w:tblPr>
      <w:tblGrid>
        <w:gridCol w:w="8522"/>
      </w:tblGrid>
      <w:tr w:rsidR="008A2CEF" w:rsidTr="008A2CEF">
        <w:tc>
          <w:tcPr>
            <w:tcW w:w="8522" w:type="dxa"/>
          </w:tcPr>
          <w:p w:rsidR="008A2CEF" w:rsidRDefault="008A2CEF" w:rsidP="008A2CEF">
            <w:proofErr w:type="spellStart"/>
            <w:r w:rsidRPr="008A2CEF">
              <w:rPr>
                <w:rFonts w:ascii="Consolas" w:eastAsia="宋体" w:hAnsi="Consolas" w:cs="宋体"/>
                <w:color w:val="000000"/>
                <w:kern w:val="0"/>
                <w:sz w:val="20"/>
                <w:szCs w:val="20"/>
              </w:rPr>
              <w:t>com.alibaba.dubbo.config.annotation.</w:t>
            </w:r>
            <w:r w:rsidRPr="008A2CEF">
              <w:rPr>
                <w:rFonts w:ascii="Consolas" w:eastAsia="宋体" w:hAnsi="Consolas" w:cs="宋体"/>
                <w:color w:val="808000"/>
                <w:kern w:val="0"/>
                <w:sz w:val="20"/>
                <w:szCs w:val="20"/>
              </w:rPr>
              <w:t>Reference</w:t>
            </w:r>
            <w:proofErr w:type="spellEnd"/>
          </w:p>
        </w:tc>
      </w:tr>
    </w:tbl>
    <w:p w:rsidR="008A2CEF" w:rsidRPr="008A2CEF" w:rsidRDefault="008A2CEF" w:rsidP="008A2CEF">
      <w:r>
        <w:rPr>
          <w:rFonts w:hint="eastAsia"/>
        </w:rPr>
        <w:t>不要引用错了</w:t>
      </w:r>
    </w:p>
    <w:p w:rsidR="008A2CEF" w:rsidRDefault="008A2CEF" w:rsidP="00741C84">
      <w:pPr>
        <w:rPr>
          <w:color w:val="FF0000"/>
        </w:rPr>
      </w:pPr>
      <w:r>
        <w:rPr>
          <w:noProof/>
        </w:rPr>
        <w:drawing>
          <wp:inline distT="0" distB="0" distL="0" distR="0" wp14:anchorId="771201C7" wp14:editId="5B1BD3EC">
            <wp:extent cx="4838700" cy="1733550"/>
            <wp:effectExtent l="190500" t="190500" r="190500" b="19050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838700" cy="1733550"/>
                    </a:xfrm>
                    <a:prstGeom prst="rect">
                      <a:avLst/>
                    </a:prstGeom>
                    <a:ln>
                      <a:noFill/>
                    </a:ln>
                    <a:effectLst>
                      <a:outerShdw blurRad="190500" algn="tl" rotWithShape="0">
                        <a:srgbClr val="000000">
                          <a:alpha val="70000"/>
                        </a:srgbClr>
                      </a:outerShdw>
                    </a:effectLst>
                  </pic:spPr>
                </pic:pic>
              </a:graphicData>
            </a:graphic>
          </wp:inline>
        </w:drawing>
      </w:r>
    </w:p>
    <w:p w:rsidR="008A2CEF" w:rsidRDefault="0006663A" w:rsidP="00521633">
      <w:pPr>
        <w:pStyle w:val="4"/>
      </w:pPr>
      <w:r>
        <w:rPr>
          <w:rFonts w:hint="eastAsia"/>
        </w:rPr>
        <w:t>4.</w:t>
      </w:r>
      <w:r w:rsidR="00D427BB">
        <w:rPr>
          <w:rFonts w:hint="eastAsia"/>
        </w:rPr>
        <w:t xml:space="preserve">5 </w:t>
      </w:r>
      <w:r w:rsidR="00D427BB">
        <w:rPr>
          <w:rFonts w:hint="eastAsia"/>
        </w:rPr>
        <w:t>启动测试</w:t>
      </w:r>
    </w:p>
    <w:p w:rsidR="008A2CEF" w:rsidRDefault="00EC2E8A" w:rsidP="00EC2E8A">
      <w:r>
        <w:rPr>
          <w:rFonts w:hint="eastAsia"/>
        </w:rPr>
        <w:t>那么这时候就可以测试</w:t>
      </w:r>
      <w:r w:rsidR="002E421A">
        <w:rPr>
          <w:rFonts w:hint="eastAsia"/>
        </w:rPr>
        <w:t>消费端</w:t>
      </w:r>
      <w:r>
        <w:rPr>
          <w:rFonts w:hint="eastAsia"/>
        </w:rPr>
        <w:t>和服务端了</w:t>
      </w:r>
    </w:p>
    <w:p w:rsidR="00EC2E8A" w:rsidRDefault="00EC2E8A" w:rsidP="00EC2E8A">
      <w:r>
        <w:rPr>
          <w:rFonts w:hint="eastAsia"/>
        </w:rPr>
        <w:t>分别启动</w:t>
      </w:r>
      <w:r>
        <w:rPr>
          <w:rFonts w:hint="eastAsia"/>
        </w:rPr>
        <w:t>order-web</w:t>
      </w:r>
      <w:r>
        <w:rPr>
          <w:rFonts w:hint="eastAsia"/>
        </w:rPr>
        <w:t>模块和</w:t>
      </w:r>
      <w:proofErr w:type="spellStart"/>
      <w:r>
        <w:rPr>
          <w:rFonts w:hint="eastAsia"/>
        </w:rPr>
        <w:t>usermanage</w:t>
      </w:r>
      <w:proofErr w:type="spellEnd"/>
      <w:r>
        <w:rPr>
          <w:rFonts w:hint="eastAsia"/>
        </w:rPr>
        <w:t>模块</w:t>
      </w:r>
    </w:p>
    <w:p w:rsidR="00EC2E8A" w:rsidRDefault="00EC2E8A" w:rsidP="00EC2E8A">
      <w:r>
        <w:rPr>
          <w:rFonts w:hint="eastAsia"/>
        </w:rPr>
        <w:t>然后访问</w:t>
      </w:r>
    </w:p>
    <w:p w:rsidR="00320840" w:rsidRDefault="00EC2E8A" w:rsidP="00A24B68">
      <w:pPr>
        <w:rPr>
          <w:sz w:val="28"/>
        </w:rPr>
      </w:pPr>
      <w:r>
        <w:rPr>
          <w:noProof/>
        </w:rPr>
        <w:lastRenderedPageBreak/>
        <w:drawing>
          <wp:inline distT="0" distB="0" distL="0" distR="0" wp14:anchorId="7F12BA06" wp14:editId="3063D332">
            <wp:extent cx="5274310" cy="531495"/>
            <wp:effectExtent l="190500" t="190500" r="193040" b="19240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531495"/>
                    </a:xfrm>
                    <a:prstGeom prst="rect">
                      <a:avLst/>
                    </a:prstGeom>
                    <a:ln>
                      <a:noFill/>
                    </a:ln>
                    <a:effectLst>
                      <a:outerShdw blurRad="190500" algn="tl" rotWithShape="0">
                        <a:srgbClr val="000000">
                          <a:alpha val="70000"/>
                        </a:srgbClr>
                      </a:outerShdw>
                    </a:effectLst>
                  </pic:spPr>
                </pic:pic>
              </a:graphicData>
            </a:graphic>
          </wp:inline>
        </w:drawing>
      </w:r>
    </w:p>
    <w:p w:rsidR="001F6C9E" w:rsidRDefault="00EC2E8A" w:rsidP="00A24B68">
      <w:pPr>
        <w:rPr>
          <w:sz w:val="28"/>
        </w:rPr>
      </w:pPr>
      <w:r>
        <w:rPr>
          <w:rFonts w:hint="eastAsia"/>
          <w:sz w:val="28"/>
        </w:rPr>
        <w:t>说明</w:t>
      </w:r>
      <w:r>
        <w:rPr>
          <w:rFonts w:hint="eastAsia"/>
          <w:sz w:val="28"/>
        </w:rPr>
        <w:t>controller</w:t>
      </w:r>
      <w:r>
        <w:rPr>
          <w:rFonts w:hint="eastAsia"/>
          <w:sz w:val="28"/>
        </w:rPr>
        <w:t>可以通过</w:t>
      </w:r>
      <w:proofErr w:type="spellStart"/>
      <w:r>
        <w:rPr>
          <w:rFonts w:hint="eastAsia"/>
          <w:sz w:val="28"/>
        </w:rPr>
        <w:t>dubbo</w:t>
      </w:r>
      <w:proofErr w:type="spellEnd"/>
      <w:r>
        <w:rPr>
          <w:rFonts w:hint="eastAsia"/>
          <w:sz w:val="28"/>
        </w:rPr>
        <w:t>调用不同模块的</w:t>
      </w:r>
      <w:r>
        <w:rPr>
          <w:rFonts w:hint="eastAsia"/>
          <w:sz w:val="28"/>
        </w:rPr>
        <w:t>service</w:t>
      </w:r>
    </w:p>
    <w:p w:rsidR="001F6C9E" w:rsidRDefault="001C0701" w:rsidP="00A24B68">
      <w:pPr>
        <w:rPr>
          <w:sz w:val="28"/>
        </w:rPr>
      </w:pPr>
      <w:r>
        <w:rPr>
          <w:rFonts w:hint="eastAsia"/>
          <w:sz w:val="28"/>
        </w:rPr>
        <w:t>我们也可以通过</w:t>
      </w:r>
      <w:proofErr w:type="spellStart"/>
      <w:r>
        <w:rPr>
          <w:rFonts w:hint="eastAsia"/>
          <w:sz w:val="28"/>
        </w:rPr>
        <w:t>dubbo</w:t>
      </w:r>
      <w:proofErr w:type="spellEnd"/>
      <w:r>
        <w:rPr>
          <w:rFonts w:hint="eastAsia"/>
          <w:sz w:val="28"/>
        </w:rPr>
        <w:t>-</w:t>
      </w:r>
      <w:r>
        <w:rPr>
          <w:sz w:val="28"/>
        </w:rPr>
        <w:t>admin</w:t>
      </w:r>
      <w:r>
        <w:rPr>
          <w:rFonts w:hint="eastAsia"/>
          <w:sz w:val="28"/>
        </w:rPr>
        <w:t>进行观察：</w:t>
      </w:r>
    </w:p>
    <w:p w:rsidR="00077DE2" w:rsidRDefault="002E421A" w:rsidP="00A24B68">
      <w:pPr>
        <w:rPr>
          <w:sz w:val="28"/>
        </w:rPr>
      </w:pPr>
      <w:r>
        <w:rPr>
          <w:rFonts w:hint="eastAsia"/>
          <w:sz w:val="28"/>
        </w:rPr>
        <w:t>消费端</w:t>
      </w:r>
    </w:p>
    <w:p w:rsidR="00077DE2" w:rsidRDefault="00077DE2" w:rsidP="00A24B68">
      <w:pPr>
        <w:rPr>
          <w:sz w:val="28"/>
        </w:rPr>
      </w:pPr>
      <w:r>
        <w:rPr>
          <w:noProof/>
        </w:rPr>
        <w:drawing>
          <wp:inline distT="0" distB="0" distL="0" distR="0" wp14:anchorId="404F177F" wp14:editId="54B52352">
            <wp:extent cx="5274310" cy="2084705"/>
            <wp:effectExtent l="190500" t="190500" r="193040" b="18224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2084705"/>
                    </a:xfrm>
                    <a:prstGeom prst="rect">
                      <a:avLst/>
                    </a:prstGeom>
                    <a:ln>
                      <a:noFill/>
                    </a:ln>
                    <a:effectLst>
                      <a:outerShdw blurRad="190500" algn="tl" rotWithShape="0">
                        <a:srgbClr val="000000">
                          <a:alpha val="70000"/>
                        </a:srgbClr>
                      </a:outerShdw>
                    </a:effectLst>
                  </pic:spPr>
                </pic:pic>
              </a:graphicData>
            </a:graphic>
          </wp:inline>
        </w:drawing>
      </w:r>
    </w:p>
    <w:p w:rsidR="001F6C9E" w:rsidRDefault="002E421A" w:rsidP="00A24B68">
      <w:pPr>
        <w:rPr>
          <w:sz w:val="28"/>
        </w:rPr>
      </w:pPr>
      <w:r>
        <w:rPr>
          <w:rFonts w:hint="eastAsia"/>
          <w:sz w:val="28"/>
        </w:rPr>
        <w:t>提供端</w:t>
      </w:r>
    </w:p>
    <w:p w:rsidR="001F6C9E" w:rsidRPr="00032F11" w:rsidRDefault="00077DE2" w:rsidP="00A24B68">
      <w:pPr>
        <w:rPr>
          <w:sz w:val="28"/>
        </w:rPr>
      </w:pPr>
      <w:r>
        <w:rPr>
          <w:noProof/>
        </w:rPr>
        <w:drawing>
          <wp:inline distT="0" distB="0" distL="0" distR="0" wp14:anchorId="18013487" wp14:editId="63A1B1BE">
            <wp:extent cx="5274310" cy="1059180"/>
            <wp:effectExtent l="190500" t="190500" r="193040" b="19812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1059180"/>
                    </a:xfrm>
                    <a:prstGeom prst="rect">
                      <a:avLst/>
                    </a:prstGeom>
                    <a:ln>
                      <a:noFill/>
                    </a:ln>
                    <a:effectLst>
                      <a:outerShdw blurRad="190500" algn="tl" rotWithShape="0">
                        <a:srgbClr val="000000">
                          <a:alpha val="70000"/>
                        </a:srgbClr>
                      </a:outerShdw>
                    </a:effectLst>
                  </pic:spPr>
                </pic:pic>
              </a:graphicData>
            </a:graphic>
          </wp:inline>
        </w:drawing>
      </w:r>
    </w:p>
    <w:p w:rsidR="00A178B8" w:rsidRDefault="001E3F56" w:rsidP="00A24B68">
      <w:pPr>
        <w:rPr>
          <w:sz w:val="28"/>
        </w:rPr>
      </w:pPr>
      <w:r>
        <w:rPr>
          <w:rFonts w:hint="eastAsia"/>
          <w:sz w:val="28"/>
        </w:rPr>
        <w:t>那么我们的分布式就可以基于这种方式实现不同模块间的调用。每一个实现服务的</w:t>
      </w:r>
      <w:r w:rsidR="002E421A">
        <w:rPr>
          <w:rFonts w:hint="eastAsia"/>
          <w:sz w:val="28"/>
        </w:rPr>
        <w:t>消费端</w:t>
      </w:r>
      <w:r>
        <w:rPr>
          <w:rFonts w:hint="eastAsia"/>
          <w:sz w:val="28"/>
        </w:rPr>
        <w:t>和</w:t>
      </w:r>
      <w:r w:rsidR="002E421A">
        <w:rPr>
          <w:rFonts w:hint="eastAsia"/>
          <w:sz w:val="28"/>
        </w:rPr>
        <w:t>提供端</w:t>
      </w:r>
      <w:r>
        <w:rPr>
          <w:rFonts w:hint="eastAsia"/>
          <w:sz w:val="28"/>
        </w:rPr>
        <w:t>分离。</w:t>
      </w:r>
    </w:p>
    <w:p w:rsidR="00577EDF" w:rsidRPr="00491A64" w:rsidRDefault="00B0596E" w:rsidP="00491A64">
      <w:pPr>
        <w:rPr>
          <w:sz w:val="28"/>
        </w:rPr>
      </w:pPr>
      <w:r>
        <w:rPr>
          <w:noProof/>
        </w:rPr>
        <w:lastRenderedPageBreak/>
        <w:drawing>
          <wp:inline distT="0" distB="0" distL="0" distR="0" wp14:anchorId="4BB3E496" wp14:editId="4F55391D">
            <wp:extent cx="4023360" cy="2698548"/>
            <wp:effectExtent l="0" t="0" r="0" b="698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034313" cy="2705894"/>
                    </a:xfrm>
                    <a:prstGeom prst="rect">
                      <a:avLst/>
                    </a:prstGeom>
                  </pic:spPr>
                </pic:pic>
              </a:graphicData>
            </a:graphic>
          </wp:inline>
        </w:drawing>
      </w:r>
    </w:p>
    <w:sectPr w:rsidR="00577EDF" w:rsidRPr="00491A64">
      <w:headerReference w:type="even" r:id="rId54"/>
      <w:headerReference w:type="default" r:id="rId55"/>
      <w:footerReference w:type="default" r:id="rId56"/>
      <w:headerReference w:type="first" r:id="rId5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6349C" w:rsidRDefault="0096349C" w:rsidP="009D6397">
      <w:r>
        <w:separator/>
      </w:r>
    </w:p>
  </w:endnote>
  <w:endnote w:type="continuationSeparator" w:id="0">
    <w:p w:rsidR="0096349C" w:rsidRDefault="0096349C" w:rsidP="009D639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microsoft yahei">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amp;quot">
    <w:altName w:val="Cambria"/>
    <w:panose1 w:val="00000000000000000000"/>
    <w:charset w:val="00"/>
    <w:family w:val="roman"/>
    <w:notTrueType/>
    <w:pitch w:val="default"/>
  </w:font>
  <w:font w:name="STXihei">
    <w:altName w:val="STXihei"/>
    <w:charset w:val="86"/>
    <w:family w:val="auto"/>
    <w:pitch w:val="variable"/>
    <w:sig w:usb0="00000287" w:usb1="080F0000" w:usb2="00000010" w:usb3="00000000" w:csb0="000400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80733060"/>
      <w:docPartObj>
        <w:docPartGallery w:val="Page Numbers (Bottom of Page)"/>
        <w:docPartUnique/>
      </w:docPartObj>
    </w:sdtPr>
    <w:sdtEndPr/>
    <w:sdtContent>
      <w:p w:rsidR="00173E92" w:rsidRDefault="00173E92" w:rsidP="007E0BAC">
        <w:pPr>
          <w:pStyle w:val="a5"/>
        </w:pPr>
        <w:r>
          <w:fldChar w:fldCharType="begin"/>
        </w:r>
        <w:r>
          <w:instrText>PAGE   \* MERGEFORMAT</w:instrText>
        </w:r>
        <w:r>
          <w:fldChar w:fldCharType="separate"/>
        </w:r>
        <w:r w:rsidR="00436B18" w:rsidRPr="00436B18">
          <w:rPr>
            <w:noProof/>
            <w:lang w:val="zh-CN"/>
          </w:rPr>
          <w:t>6</w:t>
        </w:r>
        <w:r>
          <w:fldChar w:fldCharType="end"/>
        </w:r>
      </w:p>
    </w:sdtContent>
  </w:sdt>
  <w:p w:rsidR="00173E92" w:rsidRPr="00230E2F" w:rsidRDefault="00173E92" w:rsidP="005826BE">
    <w:pPr>
      <w:pStyle w:val="a5"/>
      <w:ind w:leftChars="-337" w:left="-708"/>
      <w:jc w:val="center"/>
      <w:rPr>
        <w:rFonts w:ascii="Verdana" w:hAnsi="Verdana"/>
        <w:color w:val="00B050"/>
        <w:sz w:val="21"/>
        <w:szCs w:val="21"/>
      </w:rPr>
    </w:pPr>
    <w:r>
      <w:rPr>
        <w:rFonts w:ascii="Verdana" w:hAnsi="Verdana" w:hint="eastAsia"/>
        <w:color w:val="00B050"/>
        <w:sz w:val="21"/>
        <w:szCs w:val="21"/>
      </w:rPr>
      <w:t>更多</w:t>
    </w:r>
    <w:r>
      <w:rPr>
        <w:rFonts w:ascii="Verdana" w:hAnsi="Verdana"/>
        <w:color w:val="00B050"/>
        <w:sz w:val="21"/>
        <w:szCs w:val="21"/>
      </w:rPr>
      <w:t>Java</w:t>
    </w:r>
    <w:r>
      <w:rPr>
        <w:rFonts w:ascii="Verdana" w:hAnsi="Verdana" w:hint="eastAsia"/>
        <w:color w:val="00B050"/>
        <w:sz w:val="21"/>
        <w:szCs w:val="21"/>
      </w:rPr>
      <w:t xml:space="preserve"> </w:t>
    </w:r>
    <w:r>
      <w:rPr>
        <w:rFonts w:ascii="Verdana" w:hAnsi="Verdana"/>
        <w:color w:val="00B050"/>
        <w:sz w:val="21"/>
        <w:szCs w:val="21"/>
      </w:rPr>
      <w:t>–</w:t>
    </w:r>
    <w:r>
      <w:rPr>
        <w:rFonts w:ascii="Verdana" w:hAnsi="Verdana" w:hint="eastAsia"/>
        <w:color w:val="00B050"/>
        <w:sz w:val="21"/>
        <w:szCs w:val="21"/>
      </w:rPr>
      <w:t>大数据</w:t>
    </w:r>
    <w:r>
      <w:rPr>
        <w:rFonts w:ascii="Verdana" w:hAnsi="Verdana" w:hint="eastAsia"/>
        <w:color w:val="00B050"/>
        <w:sz w:val="21"/>
        <w:szCs w:val="21"/>
      </w:rPr>
      <w:t xml:space="preserve"> </w:t>
    </w:r>
    <w:r>
      <w:rPr>
        <w:rFonts w:ascii="Verdana" w:hAnsi="Verdana"/>
        <w:color w:val="00B050"/>
        <w:sz w:val="21"/>
        <w:szCs w:val="21"/>
      </w:rPr>
      <w:t>–</w:t>
    </w:r>
    <w:r>
      <w:rPr>
        <w:rFonts w:ascii="Verdana" w:hAnsi="Verdana" w:hint="eastAsia"/>
        <w:color w:val="00B050"/>
        <w:sz w:val="21"/>
        <w:szCs w:val="21"/>
      </w:rPr>
      <w:t>前端</w:t>
    </w:r>
    <w:r>
      <w:rPr>
        <w:rFonts w:ascii="Verdana" w:hAnsi="Verdana" w:hint="eastAsia"/>
        <w:color w:val="00B050"/>
        <w:sz w:val="21"/>
        <w:szCs w:val="21"/>
      </w:rPr>
      <w:t xml:space="preserve"> </w:t>
    </w:r>
    <w:r>
      <w:rPr>
        <w:rFonts w:ascii="Verdana" w:hAnsi="Verdana"/>
        <w:color w:val="00B050"/>
        <w:sz w:val="21"/>
        <w:szCs w:val="21"/>
      </w:rPr>
      <w:t>–</w:t>
    </w:r>
    <w:r>
      <w:rPr>
        <w:rFonts w:ascii="Verdana" w:hAnsi="Verdana" w:hint="eastAsia"/>
        <w:color w:val="00B050"/>
        <w:sz w:val="21"/>
        <w:szCs w:val="21"/>
      </w:rPr>
      <w:t>python</w:t>
    </w:r>
    <w:r>
      <w:rPr>
        <w:rFonts w:ascii="Verdana" w:hAnsi="Verdana" w:hint="eastAsia"/>
        <w:color w:val="00B050"/>
        <w:sz w:val="21"/>
        <w:szCs w:val="21"/>
      </w:rPr>
      <w:t>人工智能资料下载，可访问百度：尚硅谷官网</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6349C" w:rsidRDefault="0096349C" w:rsidP="009D6397">
      <w:r>
        <w:separator/>
      </w:r>
    </w:p>
  </w:footnote>
  <w:footnote w:type="continuationSeparator" w:id="0">
    <w:p w:rsidR="0096349C" w:rsidRDefault="0096349C" w:rsidP="009D639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73E92" w:rsidRDefault="0096349C">
    <w:pPr>
      <w:pStyle w:val="a3"/>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6780116" o:spid="_x0000_s2050" type="#_x0000_t136" style="position:absolute;left:0;text-align:left;margin-left:0;margin-top:0;width:439.15pt;height:146.35pt;rotation:315;z-index:-251655168;mso-position-horizontal:center;mso-position-horizontal-relative:margin;mso-position-vertical:center;mso-position-vertical-relative:margin" o:allowincell="f" fillcolor="silver" stroked="f">
          <v:fill opacity=".5"/>
          <v:textpath style="font-family:&quot;宋体&quot;;font-size:1pt" string="尚硅谷"/>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73E92" w:rsidRDefault="0096349C" w:rsidP="00647362">
    <w:pPr>
      <w:rPr>
        <w:rFonts w:ascii="STXihei" w:eastAsia="STXihei" w:hAnsi="STXihei"/>
        <w:b/>
        <w:color w:val="006600"/>
        <w:sz w:val="28"/>
      </w:rPr>
    </w:pPr>
    <w:r>
      <w:rPr>
        <w:rFonts w:ascii="Calibri" w:eastAsia="宋体" w:hAnsi="Calibri"/>
        <w:noProof/>
        <w:szCs w:val="22"/>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6780117" o:spid="_x0000_s2051" type="#_x0000_t136" style="position:absolute;left:0;text-align:left;margin-left:0;margin-top:0;width:439.15pt;height:146.35pt;rotation:315;z-index:-251653120;mso-position-horizontal:center;mso-position-horizontal-relative:margin;mso-position-vertical:center;mso-position-vertical-relative:margin" o:allowincell="f" fillcolor="silver" stroked="f">
          <v:fill opacity=".5"/>
          <v:textpath style="font-family:&quot;宋体&quot;;font-size:1pt" string="尚硅谷"/>
          <w10:wrap anchorx="margin" anchory="margin"/>
        </v:shape>
      </w:pict>
    </w:r>
    <w:r w:rsidR="00173E92">
      <w:rPr>
        <w:noProof/>
      </w:rPr>
      <w:drawing>
        <wp:inline distT="0" distB="0" distL="0" distR="0" wp14:anchorId="1FD73BDA" wp14:editId="1F1FEFB1">
          <wp:extent cx="1755679" cy="581025"/>
          <wp:effectExtent l="0" t="0" r="0" b="0"/>
          <wp:docPr id="1" name="图片 1" descr="C:\Users\Administrator\Desktop\logo没网址.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esktop\logo没网址.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58103" cy="581827"/>
                  </a:xfrm>
                  <a:prstGeom prst="rect">
                    <a:avLst/>
                  </a:prstGeom>
                  <a:noFill/>
                  <a:ln>
                    <a:noFill/>
                  </a:ln>
                </pic:spPr>
              </pic:pic>
            </a:graphicData>
          </a:graphic>
        </wp:inline>
      </w:drawing>
    </w:r>
    <w:r w:rsidR="00173E92">
      <w:rPr>
        <w:rFonts w:hint="eastAsia"/>
      </w:rPr>
      <w:t xml:space="preserve">                              </w:t>
    </w:r>
    <w:r w:rsidR="00173E92">
      <w:rPr>
        <w:rFonts w:ascii="STXihei" w:eastAsia="STXihei" w:hAnsi="STXihei" w:hint="eastAsia"/>
        <w:b/>
        <w:color w:val="006600"/>
        <w:sz w:val="28"/>
      </w:rPr>
      <w:t>电商项目课程</w:t>
    </w:r>
  </w:p>
  <w:p w:rsidR="00173E92" w:rsidRPr="00E15D62" w:rsidRDefault="00173E92" w:rsidP="007C25BF">
    <w:pPr>
      <w:spacing w:line="180" w:lineRule="exact"/>
      <w:rPr>
        <w:rFonts w:ascii="Verdana" w:hAnsi="Verdana"/>
        <w:b/>
        <w:sz w:val="28"/>
      </w:rPr>
    </w:pPr>
    <w:r w:rsidRPr="00E15D62">
      <w:rPr>
        <w:rFonts w:ascii="STXihei" w:eastAsia="STXihei" w:hAnsi="STXihei" w:hint="eastAsia"/>
        <w:b/>
        <w:sz w:val="28"/>
      </w:rPr>
      <w:t>——</w:t>
    </w:r>
    <w:proofErr w:type="gramStart"/>
    <w:r w:rsidRPr="00E15D62">
      <w:rPr>
        <w:rFonts w:ascii="STXihei" w:eastAsia="STXihei" w:hAnsi="STXihei" w:hint="eastAsia"/>
        <w:b/>
        <w:sz w:val="28"/>
      </w:rPr>
      <w:t>———————————————————————————</w:t>
    </w:r>
    <w:proofErr w:type="gramEnd"/>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73E92" w:rsidRDefault="0096349C">
    <w:pPr>
      <w:pStyle w:val="a3"/>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6780115" o:spid="_x0000_s2049" type="#_x0000_t136" style="position:absolute;left:0;text-align:left;margin-left:0;margin-top:0;width:439.15pt;height:146.35pt;rotation:315;z-index:-251657216;mso-position-horizontal:center;mso-position-horizontal-relative:margin;mso-position-vertical:center;mso-position-vertical-relative:margin" o:allowincell="f" fillcolor="silver" stroked="f">
          <v:fill opacity=".5"/>
          <v:textpath style="font-family:&quot;宋体&quot;;font-size:1pt" string="尚硅谷"/>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4B2AE5"/>
    <w:multiLevelType w:val="hybridMultilevel"/>
    <w:tmpl w:val="86B8D55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2845177F"/>
    <w:multiLevelType w:val="hybridMultilevel"/>
    <w:tmpl w:val="2F3EE0E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336157B1"/>
    <w:multiLevelType w:val="hybridMultilevel"/>
    <w:tmpl w:val="478E5ED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46B30BFD"/>
    <w:multiLevelType w:val="hybridMultilevel"/>
    <w:tmpl w:val="12024A76"/>
    <w:lvl w:ilvl="0" w:tplc="071E563C">
      <w:start w:val="1"/>
      <w:numFmt w:val="decimal"/>
      <w:lvlText w:val="%1、"/>
      <w:lvlJc w:val="left"/>
      <w:pPr>
        <w:ind w:left="885"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5AC0496C"/>
    <w:multiLevelType w:val="hybridMultilevel"/>
    <w:tmpl w:val="20FCC3B2"/>
    <w:lvl w:ilvl="0" w:tplc="82FC6E34">
      <w:start w:val="1"/>
      <w:numFmt w:val="decimal"/>
      <w:lvlText w:val="%1"/>
      <w:lvlJc w:val="left"/>
      <w:pPr>
        <w:ind w:left="675" w:hanging="360"/>
      </w:pPr>
      <w:rPr>
        <w:rFonts w:hint="default"/>
      </w:rPr>
    </w:lvl>
    <w:lvl w:ilvl="1" w:tplc="04090019" w:tentative="1">
      <w:start w:val="1"/>
      <w:numFmt w:val="lowerLetter"/>
      <w:lvlText w:val="%2)"/>
      <w:lvlJc w:val="left"/>
      <w:pPr>
        <w:ind w:left="1155" w:hanging="420"/>
      </w:pPr>
    </w:lvl>
    <w:lvl w:ilvl="2" w:tplc="0409001B" w:tentative="1">
      <w:start w:val="1"/>
      <w:numFmt w:val="lowerRoman"/>
      <w:lvlText w:val="%3."/>
      <w:lvlJc w:val="right"/>
      <w:pPr>
        <w:ind w:left="1575" w:hanging="420"/>
      </w:pPr>
    </w:lvl>
    <w:lvl w:ilvl="3" w:tplc="0409000F" w:tentative="1">
      <w:start w:val="1"/>
      <w:numFmt w:val="decimal"/>
      <w:lvlText w:val="%4."/>
      <w:lvlJc w:val="left"/>
      <w:pPr>
        <w:ind w:left="1995" w:hanging="420"/>
      </w:pPr>
    </w:lvl>
    <w:lvl w:ilvl="4" w:tplc="04090019" w:tentative="1">
      <w:start w:val="1"/>
      <w:numFmt w:val="lowerLetter"/>
      <w:lvlText w:val="%5)"/>
      <w:lvlJc w:val="left"/>
      <w:pPr>
        <w:ind w:left="2415" w:hanging="420"/>
      </w:pPr>
    </w:lvl>
    <w:lvl w:ilvl="5" w:tplc="0409001B" w:tentative="1">
      <w:start w:val="1"/>
      <w:numFmt w:val="lowerRoman"/>
      <w:lvlText w:val="%6."/>
      <w:lvlJc w:val="right"/>
      <w:pPr>
        <w:ind w:left="2835" w:hanging="420"/>
      </w:pPr>
    </w:lvl>
    <w:lvl w:ilvl="6" w:tplc="0409000F" w:tentative="1">
      <w:start w:val="1"/>
      <w:numFmt w:val="decimal"/>
      <w:lvlText w:val="%7."/>
      <w:lvlJc w:val="left"/>
      <w:pPr>
        <w:ind w:left="3255" w:hanging="420"/>
      </w:pPr>
    </w:lvl>
    <w:lvl w:ilvl="7" w:tplc="04090019" w:tentative="1">
      <w:start w:val="1"/>
      <w:numFmt w:val="lowerLetter"/>
      <w:lvlText w:val="%8)"/>
      <w:lvlJc w:val="left"/>
      <w:pPr>
        <w:ind w:left="3675" w:hanging="420"/>
      </w:pPr>
    </w:lvl>
    <w:lvl w:ilvl="8" w:tplc="0409001B" w:tentative="1">
      <w:start w:val="1"/>
      <w:numFmt w:val="lowerRoman"/>
      <w:lvlText w:val="%9."/>
      <w:lvlJc w:val="right"/>
      <w:pPr>
        <w:ind w:left="4095" w:hanging="420"/>
      </w:pPr>
    </w:lvl>
  </w:abstractNum>
  <w:abstractNum w:abstractNumId="5" w15:restartNumberingAfterBreak="0">
    <w:nsid w:val="5B2430F5"/>
    <w:multiLevelType w:val="hybridMultilevel"/>
    <w:tmpl w:val="AA9C927C"/>
    <w:lvl w:ilvl="0" w:tplc="E05CB1E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6CF378CC"/>
    <w:multiLevelType w:val="hybridMultilevel"/>
    <w:tmpl w:val="3B5CA92C"/>
    <w:lvl w:ilvl="0" w:tplc="5A9A27E0">
      <w:start w:val="1"/>
      <w:numFmt w:val="japaneseCounting"/>
      <w:lvlText w:val="第%1章"/>
      <w:lvlJc w:val="left"/>
      <w:pPr>
        <w:ind w:left="1125" w:hanging="112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77D920C2"/>
    <w:multiLevelType w:val="hybridMultilevel"/>
    <w:tmpl w:val="61DA5876"/>
    <w:lvl w:ilvl="0" w:tplc="DCDEBDE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7DFA23FF"/>
    <w:multiLevelType w:val="hybridMultilevel"/>
    <w:tmpl w:val="B582D4D8"/>
    <w:lvl w:ilvl="0" w:tplc="071E563C">
      <w:start w:val="1"/>
      <w:numFmt w:val="decimal"/>
      <w:lvlText w:val="%1、"/>
      <w:lvlJc w:val="left"/>
      <w:pPr>
        <w:ind w:left="885" w:hanging="360"/>
      </w:pPr>
      <w:rPr>
        <w:rFonts w:hint="default"/>
      </w:rPr>
    </w:lvl>
    <w:lvl w:ilvl="1" w:tplc="04090019" w:tentative="1">
      <w:start w:val="1"/>
      <w:numFmt w:val="lowerLetter"/>
      <w:lvlText w:val="%2)"/>
      <w:lvlJc w:val="left"/>
      <w:pPr>
        <w:ind w:left="1365" w:hanging="420"/>
      </w:pPr>
    </w:lvl>
    <w:lvl w:ilvl="2" w:tplc="0409001B" w:tentative="1">
      <w:start w:val="1"/>
      <w:numFmt w:val="lowerRoman"/>
      <w:lvlText w:val="%3."/>
      <w:lvlJc w:val="right"/>
      <w:pPr>
        <w:ind w:left="1785" w:hanging="420"/>
      </w:pPr>
    </w:lvl>
    <w:lvl w:ilvl="3" w:tplc="0409000F" w:tentative="1">
      <w:start w:val="1"/>
      <w:numFmt w:val="decimal"/>
      <w:lvlText w:val="%4."/>
      <w:lvlJc w:val="left"/>
      <w:pPr>
        <w:ind w:left="2205" w:hanging="420"/>
      </w:pPr>
    </w:lvl>
    <w:lvl w:ilvl="4" w:tplc="04090019" w:tentative="1">
      <w:start w:val="1"/>
      <w:numFmt w:val="lowerLetter"/>
      <w:lvlText w:val="%5)"/>
      <w:lvlJc w:val="left"/>
      <w:pPr>
        <w:ind w:left="2625" w:hanging="420"/>
      </w:pPr>
    </w:lvl>
    <w:lvl w:ilvl="5" w:tplc="0409001B" w:tentative="1">
      <w:start w:val="1"/>
      <w:numFmt w:val="lowerRoman"/>
      <w:lvlText w:val="%6."/>
      <w:lvlJc w:val="right"/>
      <w:pPr>
        <w:ind w:left="3045" w:hanging="420"/>
      </w:pPr>
    </w:lvl>
    <w:lvl w:ilvl="6" w:tplc="0409000F" w:tentative="1">
      <w:start w:val="1"/>
      <w:numFmt w:val="decimal"/>
      <w:lvlText w:val="%7."/>
      <w:lvlJc w:val="left"/>
      <w:pPr>
        <w:ind w:left="3465" w:hanging="420"/>
      </w:pPr>
    </w:lvl>
    <w:lvl w:ilvl="7" w:tplc="04090019" w:tentative="1">
      <w:start w:val="1"/>
      <w:numFmt w:val="lowerLetter"/>
      <w:lvlText w:val="%8)"/>
      <w:lvlJc w:val="left"/>
      <w:pPr>
        <w:ind w:left="3885" w:hanging="420"/>
      </w:pPr>
    </w:lvl>
    <w:lvl w:ilvl="8" w:tplc="0409001B" w:tentative="1">
      <w:start w:val="1"/>
      <w:numFmt w:val="lowerRoman"/>
      <w:lvlText w:val="%9."/>
      <w:lvlJc w:val="right"/>
      <w:pPr>
        <w:ind w:left="4305" w:hanging="420"/>
      </w:pPr>
    </w:lvl>
  </w:abstractNum>
  <w:num w:numId="1">
    <w:abstractNumId w:val="6"/>
  </w:num>
  <w:num w:numId="2">
    <w:abstractNumId w:val="5"/>
  </w:num>
  <w:num w:numId="3">
    <w:abstractNumId w:val="7"/>
  </w:num>
  <w:num w:numId="4">
    <w:abstractNumId w:val="0"/>
  </w:num>
  <w:num w:numId="5">
    <w:abstractNumId w:val="4"/>
  </w:num>
  <w:num w:numId="6">
    <w:abstractNumId w:val="8"/>
  </w:num>
  <w:num w:numId="7">
    <w:abstractNumId w:val="3"/>
  </w:num>
  <w:num w:numId="8">
    <w:abstractNumId w:val="2"/>
  </w:num>
  <w:num w:numId="9">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dministrator">
    <w15:presenceInfo w15:providerId="None" w15:userId="Administrato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2"/>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61382"/>
    <w:rsid w:val="000105D1"/>
    <w:rsid w:val="00011F8D"/>
    <w:rsid w:val="00013FC6"/>
    <w:rsid w:val="00031160"/>
    <w:rsid w:val="00032968"/>
    <w:rsid w:val="00032F11"/>
    <w:rsid w:val="00033196"/>
    <w:rsid w:val="000412BC"/>
    <w:rsid w:val="0004437C"/>
    <w:rsid w:val="0005600E"/>
    <w:rsid w:val="00061382"/>
    <w:rsid w:val="00063EDB"/>
    <w:rsid w:val="0006663A"/>
    <w:rsid w:val="00066A34"/>
    <w:rsid w:val="00067B96"/>
    <w:rsid w:val="0007573F"/>
    <w:rsid w:val="00077DE2"/>
    <w:rsid w:val="00093BA9"/>
    <w:rsid w:val="00096987"/>
    <w:rsid w:val="000A180A"/>
    <w:rsid w:val="000A5360"/>
    <w:rsid w:val="000A722E"/>
    <w:rsid w:val="000B1085"/>
    <w:rsid w:val="000B17B3"/>
    <w:rsid w:val="000B2B7E"/>
    <w:rsid w:val="000C0446"/>
    <w:rsid w:val="000C0CCA"/>
    <w:rsid w:val="000C357D"/>
    <w:rsid w:val="000E2DE8"/>
    <w:rsid w:val="000E7137"/>
    <w:rsid w:val="000F3256"/>
    <w:rsid w:val="001006F2"/>
    <w:rsid w:val="00112994"/>
    <w:rsid w:val="00117DB3"/>
    <w:rsid w:val="00122992"/>
    <w:rsid w:val="00123A43"/>
    <w:rsid w:val="001274DC"/>
    <w:rsid w:val="0012788C"/>
    <w:rsid w:val="00130346"/>
    <w:rsid w:val="00130B5F"/>
    <w:rsid w:val="00132195"/>
    <w:rsid w:val="00144565"/>
    <w:rsid w:val="00153424"/>
    <w:rsid w:val="00163E69"/>
    <w:rsid w:val="00164D82"/>
    <w:rsid w:val="00165609"/>
    <w:rsid w:val="00173E92"/>
    <w:rsid w:val="001818D3"/>
    <w:rsid w:val="00191B44"/>
    <w:rsid w:val="0019332E"/>
    <w:rsid w:val="001950F0"/>
    <w:rsid w:val="001A0772"/>
    <w:rsid w:val="001C0701"/>
    <w:rsid w:val="001C5332"/>
    <w:rsid w:val="001C69B9"/>
    <w:rsid w:val="001D39BE"/>
    <w:rsid w:val="001D6947"/>
    <w:rsid w:val="001D7129"/>
    <w:rsid w:val="001E1475"/>
    <w:rsid w:val="001E3F56"/>
    <w:rsid w:val="001F3B3D"/>
    <w:rsid w:val="001F4860"/>
    <w:rsid w:val="001F5933"/>
    <w:rsid w:val="001F6C9E"/>
    <w:rsid w:val="00201488"/>
    <w:rsid w:val="002149EC"/>
    <w:rsid w:val="00216C27"/>
    <w:rsid w:val="0022555C"/>
    <w:rsid w:val="00226B58"/>
    <w:rsid w:val="002272BE"/>
    <w:rsid w:val="00230E2F"/>
    <w:rsid w:val="00232222"/>
    <w:rsid w:val="00232D13"/>
    <w:rsid w:val="002338F2"/>
    <w:rsid w:val="002459F2"/>
    <w:rsid w:val="00250F3D"/>
    <w:rsid w:val="00252515"/>
    <w:rsid w:val="0027664C"/>
    <w:rsid w:val="0027687A"/>
    <w:rsid w:val="00283A63"/>
    <w:rsid w:val="00290C43"/>
    <w:rsid w:val="00291909"/>
    <w:rsid w:val="00294A7D"/>
    <w:rsid w:val="002A0808"/>
    <w:rsid w:val="002A08E1"/>
    <w:rsid w:val="002C4628"/>
    <w:rsid w:val="002D3C27"/>
    <w:rsid w:val="002D57C0"/>
    <w:rsid w:val="002D646A"/>
    <w:rsid w:val="002D7A92"/>
    <w:rsid w:val="002E3032"/>
    <w:rsid w:val="002E421A"/>
    <w:rsid w:val="002E6375"/>
    <w:rsid w:val="002E6E3E"/>
    <w:rsid w:val="002F5565"/>
    <w:rsid w:val="002F5902"/>
    <w:rsid w:val="00302593"/>
    <w:rsid w:val="003135CE"/>
    <w:rsid w:val="003146BA"/>
    <w:rsid w:val="00320840"/>
    <w:rsid w:val="0032283A"/>
    <w:rsid w:val="003336EF"/>
    <w:rsid w:val="00335F90"/>
    <w:rsid w:val="00343D66"/>
    <w:rsid w:val="003526AD"/>
    <w:rsid w:val="00362F54"/>
    <w:rsid w:val="00363E3A"/>
    <w:rsid w:val="00365075"/>
    <w:rsid w:val="00367FAF"/>
    <w:rsid w:val="00381D66"/>
    <w:rsid w:val="00384F1C"/>
    <w:rsid w:val="00392711"/>
    <w:rsid w:val="00395A8F"/>
    <w:rsid w:val="0039742E"/>
    <w:rsid w:val="003A1D89"/>
    <w:rsid w:val="003A20D8"/>
    <w:rsid w:val="003A2D47"/>
    <w:rsid w:val="003A4F82"/>
    <w:rsid w:val="003A7886"/>
    <w:rsid w:val="003B6827"/>
    <w:rsid w:val="003C0F88"/>
    <w:rsid w:val="003C23D9"/>
    <w:rsid w:val="003C4102"/>
    <w:rsid w:val="003D670D"/>
    <w:rsid w:val="003E062B"/>
    <w:rsid w:val="003E5777"/>
    <w:rsid w:val="003E76FB"/>
    <w:rsid w:val="003F1A2E"/>
    <w:rsid w:val="003F1CDC"/>
    <w:rsid w:val="003F5F43"/>
    <w:rsid w:val="003F5F6D"/>
    <w:rsid w:val="0040203D"/>
    <w:rsid w:val="00405FC0"/>
    <w:rsid w:val="004125E1"/>
    <w:rsid w:val="00420F2D"/>
    <w:rsid w:val="00421B20"/>
    <w:rsid w:val="004227FA"/>
    <w:rsid w:val="004311B1"/>
    <w:rsid w:val="00432A19"/>
    <w:rsid w:val="00434093"/>
    <w:rsid w:val="00436B18"/>
    <w:rsid w:val="004523E6"/>
    <w:rsid w:val="00454E6B"/>
    <w:rsid w:val="00473490"/>
    <w:rsid w:val="00476E9A"/>
    <w:rsid w:val="00483030"/>
    <w:rsid w:val="00490863"/>
    <w:rsid w:val="00491A64"/>
    <w:rsid w:val="0049712C"/>
    <w:rsid w:val="004A1FFE"/>
    <w:rsid w:val="004B1BEE"/>
    <w:rsid w:val="004B518D"/>
    <w:rsid w:val="004B5E13"/>
    <w:rsid w:val="004B7181"/>
    <w:rsid w:val="004B7E28"/>
    <w:rsid w:val="004D6C01"/>
    <w:rsid w:val="00503DC8"/>
    <w:rsid w:val="00505DBD"/>
    <w:rsid w:val="005130CC"/>
    <w:rsid w:val="00521633"/>
    <w:rsid w:val="00521767"/>
    <w:rsid w:val="0052369D"/>
    <w:rsid w:val="0052569C"/>
    <w:rsid w:val="005441A8"/>
    <w:rsid w:val="0054717A"/>
    <w:rsid w:val="00547484"/>
    <w:rsid w:val="00555782"/>
    <w:rsid w:val="005566FF"/>
    <w:rsid w:val="0056292E"/>
    <w:rsid w:val="0056549C"/>
    <w:rsid w:val="00576490"/>
    <w:rsid w:val="00577EDF"/>
    <w:rsid w:val="00581EAA"/>
    <w:rsid w:val="005826BE"/>
    <w:rsid w:val="005844B9"/>
    <w:rsid w:val="00586855"/>
    <w:rsid w:val="0059026F"/>
    <w:rsid w:val="005A5B60"/>
    <w:rsid w:val="005A6408"/>
    <w:rsid w:val="005A67B1"/>
    <w:rsid w:val="005A78D6"/>
    <w:rsid w:val="005B3098"/>
    <w:rsid w:val="005B4CEC"/>
    <w:rsid w:val="005B6027"/>
    <w:rsid w:val="005B69FE"/>
    <w:rsid w:val="005C03C4"/>
    <w:rsid w:val="005C07E6"/>
    <w:rsid w:val="005C6D03"/>
    <w:rsid w:val="005D190D"/>
    <w:rsid w:val="005E3E3E"/>
    <w:rsid w:val="005F3FE4"/>
    <w:rsid w:val="005F78BF"/>
    <w:rsid w:val="006054EF"/>
    <w:rsid w:val="00606212"/>
    <w:rsid w:val="00611151"/>
    <w:rsid w:val="00613A01"/>
    <w:rsid w:val="006145BB"/>
    <w:rsid w:val="00615E5B"/>
    <w:rsid w:val="006174ED"/>
    <w:rsid w:val="006206F3"/>
    <w:rsid w:val="00623316"/>
    <w:rsid w:val="00630128"/>
    <w:rsid w:val="006309FE"/>
    <w:rsid w:val="00632F61"/>
    <w:rsid w:val="00635DE0"/>
    <w:rsid w:val="00646877"/>
    <w:rsid w:val="00647362"/>
    <w:rsid w:val="00654EC8"/>
    <w:rsid w:val="006666CE"/>
    <w:rsid w:val="00673198"/>
    <w:rsid w:val="00692623"/>
    <w:rsid w:val="00693F57"/>
    <w:rsid w:val="00695C93"/>
    <w:rsid w:val="006B21BF"/>
    <w:rsid w:val="006B4C14"/>
    <w:rsid w:val="006B588F"/>
    <w:rsid w:val="006B7AE5"/>
    <w:rsid w:val="006C3934"/>
    <w:rsid w:val="006C6267"/>
    <w:rsid w:val="006C7946"/>
    <w:rsid w:val="006D7953"/>
    <w:rsid w:val="006D7FF7"/>
    <w:rsid w:val="006E03E1"/>
    <w:rsid w:val="006E0557"/>
    <w:rsid w:val="006E3799"/>
    <w:rsid w:val="006E5A22"/>
    <w:rsid w:val="00704EC2"/>
    <w:rsid w:val="00705771"/>
    <w:rsid w:val="00705EAD"/>
    <w:rsid w:val="00713A74"/>
    <w:rsid w:val="00721601"/>
    <w:rsid w:val="00723510"/>
    <w:rsid w:val="007275F6"/>
    <w:rsid w:val="007338FD"/>
    <w:rsid w:val="00741C84"/>
    <w:rsid w:val="0074357E"/>
    <w:rsid w:val="0075391B"/>
    <w:rsid w:val="0075523B"/>
    <w:rsid w:val="0076340D"/>
    <w:rsid w:val="00763504"/>
    <w:rsid w:val="00771BFA"/>
    <w:rsid w:val="00773620"/>
    <w:rsid w:val="00784F9F"/>
    <w:rsid w:val="0079667D"/>
    <w:rsid w:val="007A094A"/>
    <w:rsid w:val="007B3449"/>
    <w:rsid w:val="007B70AF"/>
    <w:rsid w:val="007C05BB"/>
    <w:rsid w:val="007C2257"/>
    <w:rsid w:val="007C240C"/>
    <w:rsid w:val="007C25BF"/>
    <w:rsid w:val="007C6D7C"/>
    <w:rsid w:val="007D2401"/>
    <w:rsid w:val="007D2DDA"/>
    <w:rsid w:val="007D4642"/>
    <w:rsid w:val="007E0445"/>
    <w:rsid w:val="007E0BAC"/>
    <w:rsid w:val="007E37F6"/>
    <w:rsid w:val="007E49D3"/>
    <w:rsid w:val="007F090F"/>
    <w:rsid w:val="007F16C5"/>
    <w:rsid w:val="008040B2"/>
    <w:rsid w:val="008040E7"/>
    <w:rsid w:val="00815734"/>
    <w:rsid w:val="00822A51"/>
    <w:rsid w:val="00833CE7"/>
    <w:rsid w:val="0083409C"/>
    <w:rsid w:val="00841270"/>
    <w:rsid w:val="0084420F"/>
    <w:rsid w:val="008468F3"/>
    <w:rsid w:val="00850B75"/>
    <w:rsid w:val="00856C86"/>
    <w:rsid w:val="00856FC1"/>
    <w:rsid w:val="008653C1"/>
    <w:rsid w:val="008710CA"/>
    <w:rsid w:val="00871244"/>
    <w:rsid w:val="00874772"/>
    <w:rsid w:val="00880C27"/>
    <w:rsid w:val="00885188"/>
    <w:rsid w:val="00887FF8"/>
    <w:rsid w:val="008A0E11"/>
    <w:rsid w:val="008A2CEF"/>
    <w:rsid w:val="008C28B9"/>
    <w:rsid w:val="008C3D18"/>
    <w:rsid w:val="008C7A9E"/>
    <w:rsid w:val="008D0A52"/>
    <w:rsid w:val="008D2563"/>
    <w:rsid w:val="008E7A4B"/>
    <w:rsid w:val="008F5F55"/>
    <w:rsid w:val="0090309D"/>
    <w:rsid w:val="009030CE"/>
    <w:rsid w:val="00903581"/>
    <w:rsid w:val="009037FE"/>
    <w:rsid w:val="00911035"/>
    <w:rsid w:val="00912F7A"/>
    <w:rsid w:val="009140A4"/>
    <w:rsid w:val="009179B4"/>
    <w:rsid w:val="00925619"/>
    <w:rsid w:val="00930341"/>
    <w:rsid w:val="00930CA4"/>
    <w:rsid w:val="00936DA1"/>
    <w:rsid w:val="00940A7A"/>
    <w:rsid w:val="0095719C"/>
    <w:rsid w:val="0096349C"/>
    <w:rsid w:val="00974391"/>
    <w:rsid w:val="0097544E"/>
    <w:rsid w:val="00985443"/>
    <w:rsid w:val="00985BC3"/>
    <w:rsid w:val="00987CE8"/>
    <w:rsid w:val="009921EC"/>
    <w:rsid w:val="00993EE2"/>
    <w:rsid w:val="00996854"/>
    <w:rsid w:val="009A3C31"/>
    <w:rsid w:val="009A521A"/>
    <w:rsid w:val="009A762A"/>
    <w:rsid w:val="009A7968"/>
    <w:rsid w:val="009B5021"/>
    <w:rsid w:val="009C04F0"/>
    <w:rsid w:val="009C49DD"/>
    <w:rsid w:val="009D54BF"/>
    <w:rsid w:val="009D5DA4"/>
    <w:rsid w:val="009D6397"/>
    <w:rsid w:val="009D75DB"/>
    <w:rsid w:val="009F08CE"/>
    <w:rsid w:val="009F39EE"/>
    <w:rsid w:val="00A02905"/>
    <w:rsid w:val="00A10F23"/>
    <w:rsid w:val="00A12866"/>
    <w:rsid w:val="00A178B8"/>
    <w:rsid w:val="00A215A6"/>
    <w:rsid w:val="00A24976"/>
    <w:rsid w:val="00A24B68"/>
    <w:rsid w:val="00A277D2"/>
    <w:rsid w:val="00A52AB5"/>
    <w:rsid w:val="00A57507"/>
    <w:rsid w:val="00A60089"/>
    <w:rsid w:val="00A600B6"/>
    <w:rsid w:val="00A60634"/>
    <w:rsid w:val="00A6705C"/>
    <w:rsid w:val="00A670E9"/>
    <w:rsid w:val="00A71545"/>
    <w:rsid w:val="00A72E42"/>
    <w:rsid w:val="00A92DD2"/>
    <w:rsid w:val="00AA0069"/>
    <w:rsid w:val="00AA1E0F"/>
    <w:rsid w:val="00AB247D"/>
    <w:rsid w:val="00AB66AC"/>
    <w:rsid w:val="00AB6EF8"/>
    <w:rsid w:val="00AC3948"/>
    <w:rsid w:val="00AC6FA3"/>
    <w:rsid w:val="00AD7B77"/>
    <w:rsid w:val="00AE58B2"/>
    <w:rsid w:val="00AE62C0"/>
    <w:rsid w:val="00AF0F41"/>
    <w:rsid w:val="00AF46DE"/>
    <w:rsid w:val="00B00A06"/>
    <w:rsid w:val="00B01ECE"/>
    <w:rsid w:val="00B0596E"/>
    <w:rsid w:val="00B13958"/>
    <w:rsid w:val="00B14135"/>
    <w:rsid w:val="00B27218"/>
    <w:rsid w:val="00B30AD4"/>
    <w:rsid w:val="00B43B29"/>
    <w:rsid w:val="00B6428D"/>
    <w:rsid w:val="00B67BCE"/>
    <w:rsid w:val="00B67C78"/>
    <w:rsid w:val="00B7500B"/>
    <w:rsid w:val="00B7722E"/>
    <w:rsid w:val="00B8290E"/>
    <w:rsid w:val="00B9026F"/>
    <w:rsid w:val="00B94868"/>
    <w:rsid w:val="00BA4E9A"/>
    <w:rsid w:val="00BA5948"/>
    <w:rsid w:val="00BB756F"/>
    <w:rsid w:val="00BD5153"/>
    <w:rsid w:val="00BE0E3C"/>
    <w:rsid w:val="00BE1821"/>
    <w:rsid w:val="00BE267C"/>
    <w:rsid w:val="00BF31B9"/>
    <w:rsid w:val="00BF7052"/>
    <w:rsid w:val="00C026BD"/>
    <w:rsid w:val="00C154A7"/>
    <w:rsid w:val="00C15DA7"/>
    <w:rsid w:val="00C17D82"/>
    <w:rsid w:val="00C26D14"/>
    <w:rsid w:val="00C33E4C"/>
    <w:rsid w:val="00C34535"/>
    <w:rsid w:val="00C44A53"/>
    <w:rsid w:val="00C472C3"/>
    <w:rsid w:val="00C551EF"/>
    <w:rsid w:val="00C5674F"/>
    <w:rsid w:val="00C65A4E"/>
    <w:rsid w:val="00C76D2C"/>
    <w:rsid w:val="00C8119F"/>
    <w:rsid w:val="00C82085"/>
    <w:rsid w:val="00C844A2"/>
    <w:rsid w:val="00C91258"/>
    <w:rsid w:val="00C91AD3"/>
    <w:rsid w:val="00C93441"/>
    <w:rsid w:val="00CA009F"/>
    <w:rsid w:val="00CA3491"/>
    <w:rsid w:val="00CB2EB5"/>
    <w:rsid w:val="00CB6DDF"/>
    <w:rsid w:val="00CC4286"/>
    <w:rsid w:val="00CD17BE"/>
    <w:rsid w:val="00CE5B92"/>
    <w:rsid w:val="00CF07F9"/>
    <w:rsid w:val="00D01740"/>
    <w:rsid w:val="00D01AC9"/>
    <w:rsid w:val="00D20B99"/>
    <w:rsid w:val="00D2376C"/>
    <w:rsid w:val="00D2694A"/>
    <w:rsid w:val="00D30F02"/>
    <w:rsid w:val="00D36DB8"/>
    <w:rsid w:val="00D372AF"/>
    <w:rsid w:val="00D37C89"/>
    <w:rsid w:val="00D37F62"/>
    <w:rsid w:val="00D427BB"/>
    <w:rsid w:val="00D438FA"/>
    <w:rsid w:val="00D51731"/>
    <w:rsid w:val="00D54F4E"/>
    <w:rsid w:val="00D61D8E"/>
    <w:rsid w:val="00D64F9F"/>
    <w:rsid w:val="00D6519D"/>
    <w:rsid w:val="00D65B76"/>
    <w:rsid w:val="00D67A24"/>
    <w:rsid w:val="00D71D34"/>
    <w:rsid w:val="00D7294E"/>
    <w:rsid w:val="00D74C34"/>
    <w:rsid w:val="00D8040D"/>
    <w:rsid w:val="00D85993"/>
    <w:rsid w:val="00D9076B"/>
    <w:rsid w:val="00D92575"/>
    <w:rsid w:val="00D97061"/>
    <w:rsid w:val="00DA405D"/>
    <w:rsid w:val="00DA4477"/>
    <w:rsid w:val="00DB1335"/>
    <w:rsid w:val="00DB17B0"/>
    <w:rsid w:val="00DB7D8B"/>
    <w:rsid w:val="00DB7DD2"/>
    <w:rsid w:val="00DC22D7"/>
    <w:rsid w:val="00DC462C"/>
    <w:rsid w:val="00DD4035"/>
    <w:rsid w:val="00DD67E7"/>
    <w:rsid w:val="00DE205B"/>
    <w:rsid w:val="00DE6AA0"/>
    <w:rsid w:val="00E05850"/>
    <w:rsid w:val="00E15D62"/>
    <w:rsid w:val="00E15D7F"/>
    <w:rsid w:val="00E1665F"/>
    <w:rsid w:val="00E21A60"/>
    <w:rsid w:val="00E300AE"/>
    <w:rsid w:val="00E32E5A"/>
    <w:rsid w:val="00E341A0"/>
    <w:rsid w:val="00E36A17"/>
    <w:rsid w:val="00E4142F"/>
    <w:rsid w:val="00E42DAF"/>
    <w:rsid w:val="00E4643D"/>
    <w:rsid w:val="00E60344"/>
    <w:rsid w:val="00E60A1C"/>
    <w:rsid w:val="00E62A80"/>
    <w:rsid w:val="00E7278B"/>
    <w:rsid w:val="00E7357E"/>
    <w:rsid w:val="00E747CD"/>
    <w:rsid w:val="00E81825"/>
    <w:rsid w:val="00E83100"/>
    <w:rsid w:val="00E857D0"/>
    <w:rsid w:val="00E908EE"/>
    <w:rsid w:val="00E93A14"/>
    <w:rsid w:val="00EA6FCB"/>
    <w:rsid w:val="00EB2B6B"/>
    <w:rsid w:val="00EB5300"/>
    <w:rsid w:val="00EB588D"/>
    <w:rsid w:val="00EB5BA9"/>
    <w:rsid w:val="00EC2E8A"/>
    <w:rsid w:val="00ED11D0"/>
    <w:rsid w:val="00EE5458"/>
    <w:rsid w:val="00EE79F0"/>
    <w:rsid w:val="00EF2C91"/>
    <w:rsid w:val="00EF4CE3"/>
    <w:rsid w:val="00EF7F7C"/>
    <w:rsid w:val="00F01CCB"/>
    <w:rsid w:val="00F04ABB"/>
    <w:rsid w:val="00F052A3"/>
    <w:rsid w:val="00F07766"/>
    <w:rsid w:val="00F100F9"/>
    <w:rsid w:val="00F10FEF"/>
    <w:rsid w:val="00F119DE"/>
    <w:rsid w:val="00F146E0"/>
    <w:rsid w:val="00F24442"/>
    <w:rsid w:val="00F326AE"/>
    <w:rsid w:val="00F34E95"/>
    <w:rsid w:val="00F5110D"/>
    <w:rsid w:val="00F5550E"/>
    <w:rsid w:val="00F60A68"/>
    <w:rsid w:val="00F60E92"/>
    <w:rsid w:val="00F62C2D"/>
    <w:rsid w:val="00F6565C"/>
    <w:rsid w:val="00F65745"/>
    <w:rsid w:val="00F75698"/>
    <w:rsid w:val="00F853BC"/>
    <w:rsid w:val="00F85DE7"/>
    <w:rsid w:val="00F93F18"/>
    <w:rsid w:val="00F966AE"/>
    <w:rsid w:val="00FA04F4"/>
    <w:rsid w:val="00FA0DC7"/>
    <w:rsid w:val="00FA15F4"/>
    <w:rsid w:val="00FA3794"/>
    <w:rsid w:val="00FA3BB4"/>
    <w:rsid w:val="00FA62BF"/>
    <w:rsid w:val="00FC3B70"/>
    <w:rsid w:val="00FC3C9E"/>
    <w:rsid w:val="00FC506A"/>
    <w:rsid w:val="00FC5C35"/>
    <w:rsid w:val="00FC62DE"/>
    <w:rsid w:val="00FD0035"/>
    <w:rsid w:val="00FD1E70"/>
    <w:rsid w:val="00FD2650"/>
    <w:rsid w:val="00FD3161"/>
    <w:rsid w:val="00FD5A5C"/>
    <w:rsid w:val="00FD60C0"/>
    <w:rsid w:val="00FE01B7"/>
    <w:rsid w:val="00FE4465"/>
    <w:rsid w:val="00FE72E8"/>
    <w:rsid w:val="00FF388C"/>
    <w:rsid w:val="00FF60BB"/>
    <w:rsid w:val="00FF78D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7DC80175"/>
  <w15:docId w15:val="{E895DD62-75A3-4006-90AB-1AFF5C4F28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B2B6B"/>
    <w:pPr>
      <w:widowControl w:val="0"/>
      <w:spacing w:line="360" w:lineRule="auto"/>
      <w:jc w:val="both"/>
    </w:pPr>
  </w:style>
  <w:style w:type="paragraph" w:styleId="1">
    <w:name w:val="heading 1"/>
    <w:basedOn w:val="a"/>
    <w:next w:val="a"/>
    <w:link w:val="10"/>
    <w:uiPriority w:val="9"/>
    <w:qFormat/>
    <w:rsid w:val="00705771"/>
    <w:pPr>
      <w:keepNext/>
      <w:keepLines/>
      <w:spacing w:before="340" w:after="330" w:line="578" w:lineRule="auto"/>
      <w:jc w:val="left"/>
      <w:outlineLvl w:val="0"/>
    </w:pPr>
    <w:rPr>
      <w:b/>
      <w:bCs/>
      <w:kern w:val="44"/>
      <w:sz w:val="36"/>
      <w:szCs w:val="44"/>
    </w:rPr>
  </w:style>
  <w:style w:type="paragraph" w:styleId="2">
    <w:name w:val="heading 2"/>
    <w:basedOn w:val="a"/>
    <w:next w:val="a"/>
    <w:link w:val="20"/>
    <w:uiPriority w:val="9"/>
    <w:qFormat/>
    <w:rsid w:val="0070577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qFormat/>
    <w:rsid w:val="0095719C"/>
    <w:pPr>
      <w:keepNext/>
      <w:keepLines/>
      <w:spacing w:before="260" w:after="260" w:line="416" w:lineRule="auto"/>
      <w:outlineLvl w:val="2"/>
    </w:pPr>
    <w:rPr>
      <w:b/>
      <w:bCs/>
      <w:sz w:val="28"/>
      <w:szCs w:val="32"/>
    </w:rPr>
  </w:style>
  <w:style w:type="paragraph" w:styleId="4">
    <w:name w:val="heading 4"/>
    <w:basedOn w:val="a"/>
    <w:next w:val="a"/>
    <w:link w:val="40"/>
    <w:uiPriority w:val="9"/>
    <w:qFormat/>
    <w:rsid w:val="00EE79F0"/>
    <w:pPr>
      <w:keepNext/>
      <w:keepLines/>
      <w:spacing w:before="280" w:after="290" w:line="376" w:lineRule="auto"/>
      <w:outlineLvl w:val="3"/>
    </w:pPr>
    <w:rPr>
      <w:rFonts w:asciiTheme="majorHAnsi" w:eastAsiaTheme="majorEastAsia" w:hAnsiTheme="majorHAnsi" w:cstheme="majorBidi"/>
      <w:b/>
      <w:bCs/>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9D6397"/>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9D6397"/>
    <w:rPr>
      <w:sz w:val="18"/>
      <w:szCs w:val="18"/>
    </w:rPr>
  </w:style>
  <w:style w:type="paragraph" w:styleId="a5">
    <w:name w:val="footer"/>
    <w:basedOn w:val="a"/>
    <w:link w:val="a6"/>
    <w:uiPriority w:val="99"/>
    <w:unhideWhenUsed/>
    <w:rsid w:val="009D6397"/>
    <w:pPr>
      <w:tabs>
        <w:tab w:val="center" w:pos="4153"/>
        <w:tab w:val="right" w:pos="8306"/>
      </w:tabs>
      <w:snapToGrid w:val="0"/>
      <w:jc w:val="left"/>
    </w:pPr>
    <w:rPr>
      <w:sz w:val="18"/>
      <w:szCs w:val="18"/>
    </w:rPr>
  </w:style>
  <w:style w:type="character" w:customStyle="1" w:styleId="a6">
    <w:name w:val="页脚 字符"/>
    <w:basedOn w:val="a0"/>
    <w:link w:val="a5"/>
    <w:uiPriority w:val="99"/>
    <w:rsid w:val="009D6397"/>
    <w:rPr>
      <w:sz w:val="18"/>
      <w:szCs w:val="18"/>
    </w:rPr>
  </w:style>
  <w:style w:type="paragraph" w:styleId="a7">
    <w:name w:val="Balloon Text"/>
    <w:basedOn w:val="a"/>
    <w:link w:val="a8"/>
    <w:uiPriority w:val="99"/>
    <w:semiHidden/>
    <w:unhideWhenUsed/>
    <w:rsid w:val="009D6397"/>
    <w:rPr>
      <w:sz w:val="18"/>
      <w:szCs w:val="18"/>
    </w:rPr>
  </w:style>
  <w:style w:type="character" w:customStyle="1" w:styleId="a8">
    <w:name w:val="批注框文本 字符"/>
    <w:basedOn w:val="a0"/>
    <w:link w:val="a7"/>
    <w:uiPriority w:val="99"/>
    <w:semiHidden/>
    <w:rsid w:val="009D6397"/>
    <w:rPr>
      <w:sz w:val="18"/>
      <w:szCs w:val="18"/>
    </w:rPr>
  </w:style>
  <w:style w:type="character" w:customStyle="1" w:styleId="apple-converted-space">
    <w:name w:val="apple-converted-space"/>
    <w:basedOn w:val="a0"/>
    <w:rsid w:val="006B7AE5"/>
  </w:style>
  <w:style w:type="character" w:styleId="a9">
    <w:name w:val="Hyperlink"/>
    <w:basedOn w:val="a0"/>
    <w:uiPriority w:val="99"/>
    <w:unhideWhenUsed/>
    <w:rsid w:val="005A78D6"/>
    <w:rPr>
      <w:color w:val="0000FF" w:themeColor="hyperlink"/>
      <w:u w:val="single"/>
    </w:rPr>
  </w:style>
  <w:style w:type="character" w:customStyle="1" w:styleId="10">
    <w:name w:val="标题 1 字符"/>
    <w:basedOn w:val="a0"/>
    <w:link w:val="1"/>
    <w:uiPriority w:val="9"/>
    <w:rsid w:val="00705771"/>
    <w:rPr>
      <w:rFonts w:ascii="Calibri" w:eastAsia="宋体" w:hAnsi="Calibri" w:cs="Times New Roman"/>
      <w:b/>
      <w:bCs/>
      <w:kern w:val="44"/>
      <w:sz w:val="36"/>
      <w:szCs w:val="44"/>
    </w:rPr>
  </w:style>
  <w:style w:type="paragraph" w:styleId="aa">
    <w:name w:val="List Paragraph"/>
    <w:basedOn w:val="a"/>
    <w:uiPriority w:val="34"/>
    <w:qFormat/>
    <w:rsid w:val="00705771"/>
    <w:pPr>
      <w:ind w:firstLineChars="200" w:firstLine="420"/>
    </w:pPr>
  </w:style>
  <w:style w:type="character" w:customStyle="1" w:styleId="20">
    <w:name w:val="标题 2 字符"/>
    <w:basedOn w:val="a0"/>
    <w:link w:val="2"/>
    <w:uiPriority w:val="9"/>
    <w:rsid w:val="00705771"/>
    <w:rPr>
      <w:rFonts w:asciiTheme="majorHAnsi" w:eastAsiaTheme="majorEastAsia" w:hAnsiTheme="majorHAnsi" w:cstheme="majorBidi"/>
      <w:b/>
      <w:bCs/>
      <w:sz w:val="32"/>
      <w:szCs w:val="32"/>
    </w:rPr>
  </w:style>
  <w:style w:type="paragraph" w:styleId="ab">
    <w:name w:val="Title"/>
    <w:basedOn w:val="a"/>
    <w:next w:val="a"/>
    <w:link w:val="ac"/>
    <w:uiPriority w:val="10"/>
    <w:qFormat/>
    <w:rsid w:val="00011F8D"/>
    <w:pPr>
      <w:spacing w:before="240" w:after="60"/>
      <w:jc w:val="center"/>
      <w:outlineLvl w:val="0"/>
    </w:pPr>
    <w:rPr>
      <w:rFonts w:asciiTheme="majorHAnsi" w:eastAsiaTheme="majorEastAsia" w:hAnsiTheme="majorHAnsi" w:cstheme="majorBidi"/>
      <w:b/>
      <w:bCs/>
      <w:sz w:val="44"/>
      <w:szCs w:val="32"/>
    </w:rPr>
  </w:style>
  <w:style w:type="character" w:customStyle="1" w:styleId="ac">
    <w:name w:val="标题 字符"/>
    <w:basedOn w:val="a0"/>
    <w:link w:val="ab"/>
    <w:uiPriority w:val="10"/>
    <w:rsid w:val="00011F8D"/>
    <w:rPr>
      <w:rFonts w:asciiTheme="majorHAnsi" w:eastAsiaTheme="majorEastAsia" w:hAnsiTheme="majorHAnsi" w:cstheme="majorBidi"/>
      <w:b/>
      <w:bCs/>
      <w:sz w:val="44"/>
      <w:szCs w:val="32"/>
    </w:rPr>
  </w:style>
  <w:style w:type="character" w:customStyle="1" w:styleId="30">
    <w:name w:val="标题 3 字符"/>
    <w:basedOn w:val="a0"/>
    <w:link w:val="3"/>
    <w:uiPriority w:val="9"/>
    <w:rsid w:val="00705771"/>
    <w:rPr>
      <w:b/>
      <w:bCs/>
      <w:sz w:val="28"/>
      <w:szCs w:val="32"/>
    </w:rPr>
  </w:style>
  <w:style w:type="character" w:customStyle="1" w:styleId="40">
    <w:name w:val="标题 4 字符"/>
    <w:basedOn w:val="a0"/>
    <w:link w:val="4"/>
    <w:uiPriority w:val="9"/>
    <w:rsid w:val="00EE79F0"/>
    <w:rPr>
      <w:rFonts w:asciiTheme="majorHAnsi" w:eastAsiaTheme="majorEastAsia" w:hAnsiTheme="majorHAnsi" w:cstheme="majorBidi"/>
      <w:b/>
      <w:bCs/>
      <w:szCs w:val="28"/>
    </w:rPr>
  </w:style>
  <w:style w:type="table" w:styleId="ad">
    <w:name w:val="Table Grid"/>
    <w:basedOn w:val="a1"/>
    <w:uiPriority w:val="59"/>
    <w:rsid w:val="00D8040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0"/>
    <w:uiPriority w:val="99"/>
    <w:unhideWhenUsed/>
    <w:rsid w:val="0072160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宋体" w:eastAsia="宋体" w:hAnsi="宋体" w:cs="宋体"/>
      <w:kern w:val="0"/>
      <w:sz w:val="24"/>
      <w:szCs w:val="24"/>
    </w:rPr>
  </w:style>
  <w:style w:type="character" w:customStyle="1" w:styleId="HTML0">
    <w:name w:val="HTML 预设格式 字符"/>
    <w:basedOn w:val="a0"/>
    <w:link w:val="HTML"/>
    <w:uiPriority w:val="99"/>
    <w:rsid w:val="00721601"/>
    <w:rPr>
      <w:rFonts w:ascii="宋体" w:eastAsia="宋体" w:hAnsi="宋体" w:cs="宋体"/>
      <w:kern w:val="0"/>
      <w:sz w:val="24"/>
      <w:szCs w:val="24"/>
    </w:rPr>
  </w:style>
  <w:style w:type="paragraph" w:styleId="ae">
    <w:name w:val="No Spacing"/>
    <w:uiPriority w:val="1"/>
    <w:qFormat/>
    <w:rsid w:val="00F10FEF"/>
    <w:pPr>
      <w:widowControl w:val="0"/>
      <w:jc w:val="both"/>
    </w:pPr>
  </w:style>
  <w:style w:type="paragraph" w:customStyle="1" w:styleId="af">
    <w:name w:val="代码"/>
    <w:basedOn w:val="a"/>
    <w:link w:val="af0"/>
    <w:qFormat/>
    <w:rsid w:val="005130CC"/>
    <w:pPr>
      <w:spacing w:line="240" w:lineRule="exact"/>
    </w:pPr>
  </w:style>
  <w:style w:type="character" w:customStyle="1" w:styleId="af0">
    <w:name w:val="代码 字符"/>
    <w:basedOn w:val="a0"/>
    <w:link w:val="af"/>
    <w:rsid w:val="005130CC"/>
  </w:style>
  <w:style w:type="paragraph" w:styleId="af1">
    <w:name w:val="Normal (Web)"/>
    <w:basedOn w:val="a"/>
    <w:uiPriority w:val="99"/>
    <w:semiHidden/>
    <w:unhideWhenUsed/>
    <w:rsid w:val="0039742E"/>
    <w:pPr>
      <w:widowControl/>
      <w:spacing w:before="100" w:beforeAutospacing="1" w:after="100" w:afterAutospacing="1" w:line="240" w:lineRule="auto"/>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4981225">
      <w:bodyDiv w:val="1"/>
      <w:marLeft w:val="0"/>
      <w:marRight w:val="0"/>
      <w:marTop w:val="0"/>
      <w:marBottom w:val="0"/>
      <w:divBdr>
        <w:top w:val="none" w:sz="0" w:space="0" w:color="auto"/>
        <w:left w:val="none" w:sz="0" w:space="0" w:color="auto"/>
        <w:bottom w:val="none" w:sz="0" w:space="0" w:color="auto"/>
        <w:right w:val="none" w:sz="0" w:space="0" w:color="auto"/>
      </w:divBdr>
    </w:div>
    <w:div w:id="91978589">
      <w:bodyDiv w:val="1"/>
      <w:marLeft w:val="0"/>
      <w:marRight w:val="0"/>
      <w:marTop w:val="0"/>
      <w:marBottom w:val="0"/>
      <w:divBdr>
        <w:top w:val="none" w:sz="0" w:space="0" w:color="auto"/>
        <w:left w:val="none" w:sz="0" w:space="0" w:color="auto"/>
        <w:bottom w:val="none" w:sz="0" w:space="0" w:color="auto"/>
        <w:right w:val="none" w:sz="0" w:space="0" w:color="auto"/>
      </w:divBdr>
    </w:div>
    <w:div w:id="93601244">
      <w:bodyDiv w:val="1"/>
      <w:marLeft w:val="0"/>
      <w:marRight w:val="0"/>
      <w:marTop w:val="0"/>
      <w:marBottom w:val="0"/>
      <w:divBdr>
        <w:top w:val="none" w:sz="0" w:space="0" w:color="auto"/>
        <w:left w:val="none" w:sz="0" w:space="0" w:color="auto"/>
        <w:bottom w:val="none" w:sz="0" w:space="0" w:color="auto"/>
        <w:right w:val="none" w:sz="0" w:space="0" w:color="auto"/>
      </w:divBdr>
    </w:div>
    <w:div w:id="116144096">
      <w:bodyDiv w:val="1"/>
      <w:marLeft w:val="0"/>
      <w:marRight w:val="0"/>
      <w:marTop w:val="0"/>
      <w:marBottom w:val="0"/>
      <w:divBdr>
        <w:top w:val="none" w:sz="0" w:space="0" w:color="auto"/>
        <w:left w:val="none" w:sz="0" w:space="0" w:color="auto"/>
        <w:bottom w:val="none" w:sz="0" w:space="0" w:color="auto"/>
        <w:right w:val="none" w:sz="0" w:space="0" w:color="auto"/>
      </w:divBdr>
    </w:div>
    <w:div w:id="162167715">
      <w:bodyDiv w:val="1"/>
      <w:marLeft w:val="0"/>
      <w:marRight w:val="0"/>
      <w:marTop w:val="0"/>
      <w:marBottom w:val="0"/>
      <w:divBdr>
        <w:top w:val="none" w:sz="0" w:space="0" w:color="auto"/>
        <w:left w:val="none" w:sz="0" w:space="0" w:color="auto"/>
        <w:bottom w:val="none" w:sz="0" w:space="0" w:color="auto"/>
        <w:right w:val="none" w:sz="0" w:space="0" w:color="auto"/>
      </w:divBdr>
    </w:div>
    <w:div w:id="191194004">
      <w:bodyDiv w:val="1"/>
      <w:marLeft w:val="0"/>
      <w:marRight w:val="0"/>
      <w:marTop w:val="0"/>
      <w:marBottom w:val="0"/>
      <w:divBdr>
        <w:top w:val="none" w:sz="0" w:space="0" w:color="auto"/>
        <w:left w:val="none" w:sz="0" w:space="0" w:color="auto"/>
        <w:bottom w:val="none" w:sz="0" w:space="0" w:color="auto"/>
        <w:right w:val="none" w:sz="0" w:space="0" w:color="auto"/>
      </w:divBdr>
    </w:div>
    <w:div w:id="228422049">
      <w:bodyDiv w:val="1"/>
      <w:marLeft w:val="0"/>
      <w:marRight w:val="0"/>
      <w:marTop w:val="0"/>
      <w:marBottom w:val="0"/>
      <w:divBdr>
        <w:top w:val="none" w:sz="0" w:space="0" w:color="auto"/>
        <w:left w:val="none" w:sz="0" w:space="0" w:color="auto"/>
        <w:bottom w:val="none" w:sz="0" w:space="0" w:color="auto"/>
        <w:right w:val="none" w:sz="0" w:space="0" w:color="auto"/>
      </w:divBdr>
    </w:div>
    <w:div w:id="275523491">
      <w:bodyDiv w:val="1"/>
      <w:marLeft w:val="0"/>
      <w:marRight w:val="0"/>
      <w:marTop w:val="0"/>
      <w:marBottom w:val="0"/>
      <w:divBdr>
        <w:top w:val="none" w:sz="0" w:space="0" w:color="auto"/>
        <w:left w:val="none" w:sz="0" w:space="0" w:color="auto"/>
        <w:bottom w:val="none" w:sz="0" w:space="0" w:color="auto"/>
        <w:right w:val="none" w:sz="0" w:space="0" w:color="auto"/>
      </w:divBdr>
    </w:div>
    <w:div w:id="322896980">
      <w:bodyDiv w:val="1"/>
      <w:marLeft w:val="0"/>
      <w:marRight w:val="0"/>
      <w:marTop w:val="0"/>
      <w:marBottom w:val="0"/>
      <w:divBdr>
        <w:top w:val="none" w:sz="0" w:space="0" w:color="auto"/>
        <w:left w:val="none" w:sz="0" w:space="0" w:color="auto"/>
        <w:bottom w:val="none" w:sz="0" w:space="0" w:color="auto"/>
        <w:right w:val="none" w:sz="0" w:space="0" w:color="auto"/>
      </w:divBdr>
    </w:div>
    <w:div w:id="343868080">
      <w:bodyDiv w:val="1"/>
      <w:marLeft w:val="0"/>
      <w:marRight w:val="0"/>
      <w:marTop w:val="0"/>
      <w:marBottom w:val="0"/>
      <w:divBdr>
        <w:top w:val="none" w:sz="0" w:space="0" w:color="auto"/>
        <w:left w:val="none" w:sz="0" w:space="0" w:color="auto"/>
        <w:bottom w:val="none" w:sz="0" w:space="0" w:color="auto"/>
        <w:right w:val="none" w:sz="0" w:space="0" w:color="auto"/>
      </w:divBdr>
    </w:div>
    <w:div w:id="363798751">
      <w:bodyDiv w:val="1"/>
      <w:marLeft w:val="0"/>
      <w:marRight w:val="0"/>
      <w:marTop w:val="0"/>
      <w:marBottom w:val="0"/>
      <w:divBdr>
        <w:top w:val="none" w:sz="0" w:space="0" w:color="auto"/>
        <w:left w:val="none" w:sz="0" w:space="0" w:color="auto"/>
        <w:bottom w:val="none" w:sz="0" w:space="0" w:color="auto"/>
        <w:right w:val="none" w:sz="0" w:space="0" w:color="auto"/>
      </w:divBdr>
    </w:div>
    <w:div w:id="369768762">
      <w:bodyDiv w:val="1"/>
      <w:marLeft w:val="0"/>
      <w:marRight w:val="0"/>
      <w:marTop w:val="0"/>
      <w:marBottom w:val="0"/>
      <w:divBdr>
        <w:top w:val="none" w:sz="0" w:space="0" w:color="auto"/>
        <w:left w:val="none" w:sz="0" w:space="0" w:color="auto"/>
        <w:bottom w:val="none" w:sz="0" w:space="0" w:color="auto"/>
        <w:right w:val="none" w:sz="0" w:space="0" w:color="auto"/>
      </w:divBdr>
    </w:div>
    <w:div w:id="452334204">
      <w:bodyDiv w:val="1"/>
      <w:marLeft w:val="0"/>
      <w:marRight w:val="0"/>
      <w:marTop w:val="0"/>
      <w:marBottom w:val="0"/>
      <w:divBdr>
        <w:top w:val="none" w:sz="0" w:space="0" w:color="auto"/>
        <w:left w:val="none" w:sz="0" w:space="0" w:color="auto"/>
        <w:bottom w:val="none" w:sz="0" w:space="0" w:color="auto"/>
        <w:right w:val="none" w:sz="0" w:space="0" w:color="auto"/>
      </w:divBdr>
    </w:div>
    <w:div w:id="485904027">
      <w:bodyDiv w:val="1"/>
      <w:marLeft w:val="0"/>
      <w:marRight w:val="0"/>
      <w:marTop w:val="0"/>
      <w:marBottom w:val="0"/>
      <w:divBdr>
        <w:top w:val="none" w:sz="0" w:space="0" w:color="auto"/>
        <w:left w:val="none" w:sz="0" w:space="0" w:color="auto"/>
        <w:bottom w:val="none" w:sz="0" w:space="0" w:color="auto"/>
        <w:right w:val="none" w:sz="0" w:space="0" w:color="auto"/>
      </w:divBdr>
    </w:div>
    <w:div w:id="488525909">
      <w:bodyDiv w:val="1"/>
      <w:marLeft w:val="0"/>
      <w:marRight w:val="0"/>
      <w:marTop w:val="0"/>
      <w:marBottom w:val="0"/>
      <w:divBdr>
        <w:top w:val="none" w:sz="0" w:space="0" w:color="auto"/>
        <w:left w:val="none" w:sz="0" w:space="0" w:color="auto"/>
        <w:bottom w:val="none" w:sz="0" w:space="0" w:color="auto"/>
        <w:right w:val="none" w:sz="0" w:space="0" w:color="auto"/>
      </w:divBdr>
    </w:div>
    <w:div w:id="522400906">
      <w:bodyDiv w:val="1"/>
      <w:marLeft w:val="0"/>
      <w:marRight w:val="0"/>
      <w:marTop w:val="0"/>
      <w:marBottom w:val="0"/>
      <w:divBdr>
        <w:top w:val="none" w:sz="0" w:space="0" w:color="auto"/>
        <w:left w:val="none" w:sz="0" w:space="0" w:color="auto"/>
        <w:bottom w:val="none" w:sz="0" w:space="0" w:color="auto"/>
        <w:right w:val="none" w:sz="0" w:space="0" w:color="auto"/>
      </w:divBdr>
    </w:div>
    <w:div w:id="524440166">
      <w:bodyDiv w:val="1"/>
      <w:marLeft w:val="0"/>
      <w:marRight w:val="0"/>
      <w:marTop w:val="0"/>
      <w:marBottom w:val="0"/>
      <w:divBdr>
        <w:top w:val="none" w:sz="0" w:space="0" w:color="auto"/>
        <w:left w:val="none" w:sz="0" w:space="0" w:color="auto"/>
        <w:bottom w:val="none" w:sz="0" w:space="0" w:color="auto"/>
        <w:right w:val="none" w:sz="0" w:space="0" w:color="auto"/>
      </w:divBdr>
    </w:div>
    <w:div w:id="567882128">
      <w:bodyDiv w:val="1"/>
      <w:marLeft w:val="0"/>
      <w:marRight w:val="0"/>
      <w:marTop w:val="0"/>
      <w:marBottom w:val="0"/>
      <w:divBdr>
        <w:top w:val="none" w:sz="0" w:space="0" w:color="auto"/>
        <w:left w:val="none" w:sz="0" w:space="0" w:color="auto"/>
        <w:bottom w:val="none" w:sz="0" w:space="0" w:color="auto"/>
        <w:right w:val="none" w:sz="0" w:space="0" w:color="auto"/>
      </w:divBdr>
    </w:div>
    <w:div w:id="641496184">
      <w:bodyDiv w:val="1"/>
      <w:marLeft w:val="0"/>
      <w:marRight w:val="0"/>
      <w:marTop w:val="0"/>
      <w:marBottom w:val="0"/>
      <w:divBdr>
        <w:top w:val="none" w:sz="0" w:space="0" w:color="auto"/>
        <w:left w:val="none" w:sz="0" w:space="0" w:color="auto"/>
        <w:bottom w:val="none" w:sz="0" w:space="0" w:color="auto"/>
        <w:right w:val="none" w:sz="0" w:space="0" w:color="auto"/>
      </w:divBdr>
    </w:div>
    <w:div w:id="642539455">
      <w:bodyDiv w:val="1"/>
      <w:marLeft w:val="0"/>
      <w:marRight w:val="0"/>
      <w:marTop w:val="0"/>
      <w:marBottom w:val="0"/>
      <w:divBdr>
        <w:top w:val="none" w:sz="0" w:space="0" w:color="auto"/>
        <w:left w:val="none" w:sz="0" w:space="0" w:color="auto"/>
        <w:bottom w:val="none" w:sz="0" w:space="0" w:color="auto"/>
        <w:right w:val="none" w:sz="0" w:space="0" w:color="auto"/>
      </w:divBdr>
    </w:div>
    <w:div w:id="683289521">
      <w:bodyDiv w:val="1"/>
      <w:marLeft w:val="0"/>
      <w:marRight w:val="0"/>
      <w:marTop w:val="0"/>
      <w:marBottom w:val="0"/>
      <w:divBdr>
        <w:top w:val="none" w:sz="0" w:space="0" w:color="auto"/>
        <w:left w:val="none" w:sz="0" w:space="0" w:color="auto"/>
        <w:bottom w:val="none" w:sz="0" w:space="0" w:color="auto"/>
        <w:right w:val="none" w:sz="0" w:space="0" w:color="auto"/>
      </w:divBdr>
    </w:div>
    <w:div w:id="697050470">
      <w:bodyDiv w:val="1"/>
      <w:marLeft w:val="0"/>
      <w:marRight w:val="0"/>
      <w:marTop w:val="0"/>
      <w:marBottom w:val="0"/>
      <w:divBdr>
        <w:top w:val="none" w:sz="0" w:space="0" w:color="auto"/>
        <w:left w:val="none" w:sz="0" w:space="0" w:color="auto"/>
        <w:bottom w:val="none" w:sz="0" w:space="0" w:color="auto"/>
        <w:right w:val="none" w:sz="0" w:space="0" w:color="auto"/>
      </w:divBdr>
    </w:div>
    <w:div w:id="725763807">
      <w:bodyDiv w:val="1"/>
      <w:marLeft w:val="0"/>
      <w:marRight w:val="0"/>
      <w:marTop w:val="0"/>
      <w:marBottom w:val="0"/>
      <w:divBdr>
        <w:top w:val="none" w:sz="0" w:space="0" w:color="auto"/>
        <w:left w:val="none" w:sz="0" w:space="0" w:color="auto"/>
        <w:bottom w:val="none" w:sz="0" w:space="0" w:color="auto"/>
        <w:right w:val="none" w:sz="0" w:space="0" w:color="auto"/>
      </w:divBdr>
    </w:div>
    <w:div w:id="736434725">
      <w:bodyDiv w:val="1"/>
      <w:marLeft w:val="0"/>
      <w:marRight w:val="0"/>
      <w:marTop w:val="0"/>
      <w:marBottom w:val="0"/>
      <w:divBdr>
        <w:top w:val="none" w:sz="0" w:space="0" w:color="auto"/>
        <w:left w:val="none" w:sz="0" w:space="0" w:color="auto"/>
        <w:bottom w:val="none" w:sz="0" w:space="0" w:color="auto"/>
        <w:right w:val="none" w:sz="0" w:space="0" w:color="auto"/>
      </w:divBdr>
    </w:div>
    <w:div w:id="738676398">
      <w:bodyDiv w:val="1"/>
      <w:marLeft w:val="0"/>
      <w:marRight w:val="0"/>
      <w:marTop w:val="0"/>
      <w:marBottom w:val="0"/>
      <w:divBdr>
        <w:top w:val="none" w:sz="0" w:space="0" w:color="auto"/>
        <w:left w:val="none" w:sz="0" w:space="0" w:color="auto"/>
        <w:bottom w:val="none" w:sz="0" w:space="0" w:color="auto"/>
        <w:right w:val="none" w:sz="0" w:space="0" w:color="auto"/>
      </w:divBdr>
    </w:div>
    <w:div w:id="755444697">
      <w:bodyDiv w:val="1"/>
      <w:marLeft w:val="0"/>
      <w:marRight w:val="0"/>
      <w:marTop w:val="0"/>
      <w:marBottom w:val="0"/>
      <w:divBdr>
        <w:top w:val="none" w:sz="0" w:space="0" w:color="auto"/>
        <w:left w:val="none" w:sz="0" w:space="0" w:color="auto"/>
        <w:bottom w:val="none" w:sz="0" w:space="0" w:color="auto"/>
        <w:right w:val="none" w:sz="0" w:space="0" w:color="auto"/>
      </w:divBdr>
    </w:div>
    <w:div w:id="768624488">
      <w:bodyDiv w:val="1"/>
      <w:marLeft w:val="0"/>
      <w:marRight w:val="0"/>
      <w:marTop w:val="0"/>
      <w:marBottom w:val="0"/>
      <w:divBdr>
        <w:top w:val="none" w:sz="0" w:space="0" w:color="auto"/>
        <w:left w:val="none" w:sz="0" w:space="0" w:color="auto"/>
        <w:bottom w:val="none" w:sz="0" w:space="0" w:color="auto"/>
        <w:right w:val="none" w:sz="0" w:space="0" w:color="auto"/>
      </w:divBdr>
    </w:div>
    <w:div w:id="777990470">
      <w:bodyDiv w:val="1"/>
      <w:marLeft w:val="0"/>
      <w:marRight w:val="0"/>
      <w:marTop w:val="0"/>
      <w:marBottom w:val="0"/>
      <w:divBdr>
        <w:top w:val="none" w:sz="0" w:space="0" w:color="auto"/>
        <w:left w:val="none" w:sz="0" w:space="0" w:color="auto"/>
        <w:bottom w:val="none" w:sz="0" w:space="0" w:color="auto"/>
        <w:right w:val="none" w:sz="0" w:space="0" w:color="auto"/>
      </w:divBdr>
    </w:div>
    <w:div w:id="781532403">
      <w:bodyDiv w:val="1"/>
      <w:marLeft w:val="0"/>
      <w:marRight w:val="0"/>
      <w:marTop w:val="0"/>
      <w:marBottom w:val="0"/>
      <w:divBdr>
        <w:top w:val="none" w:sz="0" w:space="0" w:color="auto"/>
        <w:left w:val="none" w:sz="0" w:space="0" w:color="auto"/>
        <w:bottom w:val="none" w:sz="0" w:space="0" w:color="auto"/>
        <w:right w:val="none" w:sz="0" w:space="0" w:color="auto"/>
      </w:divBdr>
    </w:div>
    <w:div w:id="807160815">
      <w:bodyDiv w:val="1"/>
      <w:marLeft w:val="0"/>
      <w:marRight w:val="0"/>
      <w:marTop w:val="0"/>
      <w:marBottom w:val="0"/>
      <w:divBdr>
        <w:top w:val="none" w:sz="0" w:space="0" w:color="auto"/>
        <w:left w:val="none" w:sz="0" w:space="0" w:color="auto"/>
        <w:bottom w:val="none" w:sz="0" w:space="0" w:color="auto"/>
        <w:right w:val="none" w:sz="0" w:space="0" w:color="auto"/>
      </w:divBdr>
    </w:div>
    <w:div w:id="843740761">
      <w:bodyDiv w:val="1"/>
      <w:marLeft w:val="0"/>
      <w:marRight w:val="0"/>
      <w:marTop w:val="0"/>
      <w:marBottom w:val="0"/>
      <w:divBdr>
        <w:top w:val="none" w:sz="0" w:space="0" w:color="auto"/>
        <w:left w:val="none" w:sz="0" w:space="0" w:color="auto"/>
        <w:bottom w:val="none" w:sz="0" w:space="0" w:color="auto"/>
        <w:right w:val="none" w:sz="0" w:space="0" w:color="auto"/>
      </w:divBdr>
    </w:div>
    <w:div w:id="852185912">
      <w:bodyDiv w:val="1"/>
      <w:marLeft w:val="0"/>
      <w:marRight w:val="0"/>
      <w:marTop w:val="0"/>
      <w:marBottom w:val="0"/>
      <w:divBdr>
        <w:top w:val="none" w:sz="0" w:space="0" w:color="auto"/>
        <w:left w:val="none" w:sz="0" w:space="0" w:color="auto"/>
        <w:bottom w:val="none" w:sz="0" w:space="0" w:color="auto"/>
        <w:right w:val="none" w:sz="0" w:space="0" w:color="auto"/>
      </w:divBdr>
    </w:div>
    <w:div w:id="861166730">
      <w:bodyDiv w:val="1"/>
      <w:marLeft w:val="0"/>
      <w:marRight w:val="0"/>
      <w:marTop w:val="0"/>
      <w:marBottom w:val="0"/>
      <w:divBdr>
        <w:top w:val="none" w:sz="0" w:space="0" w:color="auto"/>
        <w:left w:val="none" w:sz="0" w:space="0" w:color="auto"/>
        <w:bottom w:val="none" w:sz="0" w:space="0" w:color="auto"/>
        <w:right w:val="none" w:sz="0" w:space="0" w:color="auto"/>
      </w:divBdr>
    </w:div>
    <w:div w:id="902256265">
      <w:bodyDiv w:val="1"/>
      <w:marLeft w:val="0"/>
      <w:marRight w:val="0"/>
      <w:marTop w:val="0"/>
      <w:marBottom w:val="0"/>
      <w:divBdr>
        <w:top w:val="none" w:sz="0" w:space="0" w:color="auto"/>
        <w:left w:val="none" w:sz="0" w:space="0" w:color="auto"/>
        <w:bottom w:val="none" w:sz="0" w:space="0" w:color="auto"/>
        <w:right w:val="none" w:sz="0" w:space="0" w:color="auto"/>
      </w:divBdr>
    </w:div>
    <w:div w:id="908341147">
      <w:bodyDiv w:val="1"/>
      <w:marLeft w:val="0"/>
      <w:marRight w:val="0"/>
      <w:marTop w:val="0"/>
      <w:marBottom w:val="0"/>
      <w:divBdr>
        <w:top w:val="none" w:sz="0" w:space="0" w:color="auto"/>
        <w:left w:val="none" w:sz="0" w:space="0" w:color="auto"/>
        <w:bottom w:val="none" w:sz="0" w:space="0" w:color="auto"/>
        <w:right w:val="none" w:sz="0" w:space="0" w:color="auto"/>
      </w:divBdr>
    </w:div>
    <w:div w:id="1000276518">
      <w:bodyDiv w:val="1"/>
      <w:marLeft w:val="0"/>
      <w:marRight w:val="0"/>
      <w:marTop w:val="0"/>
      <w:marBottom w:val="0"/>
      <w:divBdr>
        <w:top w:val="none" w:sz="0" w:space="0" w:color="auto"/>
        <w:left w:val="none" w:sz="0" w:space="0" w:color="auto"/>
        <w:bottom w:val="none" w:sz="0" w:space="0" w:color="auto"/>
        <w:right w:val="none" w:sz="0" w:space="0" w:color="auto"/>
      </w:divBdr>
    </w:div>
    <w:div w:id="1083920132">
      <w:bodyDiv w:val="1"/>
      <w:marLeft w:val="0"/>
      <w:marRight w:val="0"/>
      <w:marTop w:val="0"/>
      <w:marBottom w:val="0"/>
      <w:divBdr>
        <w:top w:val="none" w:sz="0" w:space="0" w:color="auto"/>
        <w:left w:val="none" w:sz="0" w:space="0" w:color="auto"/>
        <w:bottom w:val="none" w:sz="0" w:space="0" w:color="auto"/>
        <w:right w:val="none" w:sz="0" w:space="0" w:color="auto"/>
      </w:divBdr>
    </w:div>
    <w:div w:id="1099522742">
      <w:bodyDiv w:val="1"/>
      <w:marLeft w:val="0"/>
      <w:marRight w:val="0"/>
      <w:marTop w:val="0"/>
      <w:marBottom w:val="0"/>
      <w:divBdr>
        <w:top w:val="none" w:sz="0" w:space="0" w:color="auto"/>
        <w:left w:val="none" w:sz="0" w:space="0" w:color="auto"/>
        <w:bottom w:val="none" w:sz="0" w:space="0" w:color="auto"/>
        <w:right w:val="none" w:sz="0" w:space="0" w:color="auto"/>
      </w:divBdr>
    </w:div>
    <w:div w:id="1107505946">
      <w:bodyDiv w:val="1"/>
      <w:marLeft w:val="0"/>
      <w:marRight w:val="0"/>
      <w:marTop w:val="0"/>
      <w:marBottom w:val="0"/>
      <w:divBdr>
        <w:top w:val="none" w:sz="0" w:space="0" w:color="auto"/>
        <w:left w:val="none" w:sz="0" w:space="0" w:color="auto"/>
        <w:bottom w:val="none" w:sz="0" w:space="0" w:color="auto"/>
        <w:right w:val="none" w:sz="0" w:space="0" w:color="auto"/>
      </w:divBdr>
    </w:div>
    <w:div w:id="1114903676">
      <w:bodyDiv w:val="1"/>
      <w:marLeft w:val="0"/>
      <w:marRight w:val="0"/>
      <w:marTop w:val="0"/>
      <w:marBottom w:val="0"/>
      <w:divBdr>
        <w:top w:val="none" w:sz="0" w:space="0" w:color="auto"/>
        <w:left w:val="none" w:sz="0" w:space="0" w:color="auto"/>
        <w:bottom w:val="none" w:sz="0" w:space="0" w:color="auto"/>
        <w:right w:val="none" w:sz="0" w:space="0" w:color="auto"/>
      </w:divBdr>
    </w:div>
    <w:div w:id="1118067072">
      <w:bodyDiv w:val="1"/>
      <w:marLeft w:val="0"/>
      <w:marRight w:val="0"/>
      <w:marTop w:val="0"/>
      <w:marBottom w:val="0"/>
      <w:divBdr>
        <w:top w:val="none" w:sz="0" w:space="0" w:color="auto"/>
        <w:left w:val="none" w:sz="0" w:space="0" w:color="auto"/>
        <w:bottom w:val="none" w:sz="0" w:space="0" w:color="auto"/>
        <w:right w:val="none" w:sz="0" w:space="0" w:color="auto"/>
      </w:divBdr>
    </w:div>
    <w:div w:id="1124470549">
      <w:bodyDiv w:val="1"/>
      <w:marLeft w:val="0"/>
      <w:marRight w:val="0"/>
      <w:marTop w:val="0"/>
      <w:marBottom w:val="0"/>
      <w:divBdr>
        <w:top w:val="none" w:sz="0" w:space="0" w:color="auto"/>
        <w:left w:val="none" w:sz="0" w:space="0" w:color="auto"/>
        <w:bottom w:val="none" w:sz="0" w:space="0" w:color="auto"/>
        <w:right w:val="none" w:sz="0" w:space="0" w:color="auto"/>
      </w:divBdr>
    </w:div>
    <w:div w:id="1196775477">
      <w:bodyDiv w:val="1"/>
      <w:marLeft w:val="0"/>
      <w:marRight w:val="0"/>
      <w:marTop w:val="0"/>
      <w:marBottom w:val="0"/>
      <w:divBdr>
        <w:top w:val="none" w:sz="0" w:space="0" w:color="auto"/>
        <w:left w:val="none" w:sz="0" w:space="0" w:color="auto"/>
        <w:bottom w:val="none" w:sz="0" w:space="0" w:color="auto"/>
        <w:right w:val="none" w:sz="0" w:space="0" w:color="auto"/>
      </w:divBdr>
    </w:div>
    <w:div w:id="1245454067">
      <w:bodyDiv w:val="1"/>
      <w:marLeft w:val="0"/>
      <w:marRight w:val="0"/>
      <w:marTop w:val="0"/>
      <w:marBottom w:val="0"/>
      <w:divBdr>
        <w:top w:val="none" w:sz="0" w:space="0" w:color="auto"/>
        <w:left w:val="none" w:sz="0" w:space="0" w:color="auto"/>
        <w:bottom w:val="none" w:sz="0" w:space="0" w:color="auto"/>
        <w:right w:val="none" w:sz="0" w:space="0" w:color="auto"/>
      </w:divBdr>
    </w:div>
    <w:div w:id="1263345737">
      <w:bodyDiv w:val="1"/>
      <w:marLeft w:val="0"/>
      <w:marRight w:val="0"/>
      <w:marTop w:val="0"/>
      <w:marBottom w:val="0"/>
      <w:divBdr>
        <w:top w:val="none" w:sz="0" w:space="0" w:color="auto"/>
        <w:left w:val="none" w:sz="0" w:space="0" w:color="auto"/>
        <w:bottom w:val="none" w:sz="0" w:space="0" w:color="auto"/>
        <w:right w:val="none" w:sz="0" w:space="0" w:color="auto"/>
      </w:divBdr>
    </w:div>
    <w:div w:id="1267423425">
      <w:bodyDiv w:val="1"/>
      <w:marLeft w:val="0"/>
      <w:marRight w:val="0"/>
      <w:marTop w:val="0"/>
      <w:marBottom w:val="0"/>
      <w:divBdr>
        <w:top w:val="none" w:sz="0" w:space="0" w:color="auto"/>
        <w:left w:val="none" w:sz="0" w:space="0" w:color="auto"/>
        <w:bottom w:val="none" w:sz="0" w:space="0" w:color="auto"/>
        <w:right w:val="none" w:sz="0" w:space="0" w:color="auto"/>
      </w:divBdr>
    </w:div>
    <w:div w:id="1305744555">
      <w:bodyDiv w:val="1"/>
      <w:marLeft w:val="0"/>
      <w:marRight w:val="0"/>
      <w:marTop w:val="0"/>
      <w:marBottom w:val="0"/>
      <w:divBdr>
        <w:top w:val="none" w:sz="0" w:space="0" w:color="auto"/>
        <w:left w:val="none" w:sz="0" w:space="0" w:color="auto"/>
        <w:bottom w:val="none" w:sz="0" w:space="0" w:color="auto"/>
        <w:right w:val="none" w:sz="0" w:space="0" w:color="auto"/>
      </w:divBdr>
    </w:div>
    <w:div w:id="1320427056">
      <w:bodyDiv w:val="1"/>
      <w:marLeft w:val="0"/>
      <w:marRight w:val="0"/>
      <w:marTop w:val="0"/>
      <w:marBottom w:val="0"/>
      <w:divBdr>
        <w:top w:val="none" w:sz="0" w:space="0" w:color="auto"/>
        <w:left w:val="none" w:sz="0" w:space="0" w:color="auto"/>
        <w:bottom w:val="none" w:sz="0" w:space="0" w:color="auto"/>
        <w:right w:val="none" w:sz="0" w:space="0" w:color="auto"/>
      </w:divBdr>
    </w:div>
    <w:div w:id="1347440741">
      <w:bodyDiv w:val="1"/>
      <w:marLeft w:val="0"/>
      <w:marRight w:val="0"/>
      <w:marTop w:val="0"/>
      <w:marBottom w:val="0"/>
      <w:divBdr>
        <w:top w:val="none" w:sz="0" w:space="0" w:color="auto"/>
        <w:left w:val="none" w:sz="0" w:space="0" w:color="auto"/>
        <w:bottom w:val="none" w:sz="0" w:space="0" w:color="auto"/>
        <w:right w:val="none" w:sz="0" w:space="0" w:color="auto"/>
      </w:divBdr>
    </w:div>
    <w:div w:id="1362392498">
      <w:bodyDiv w:val="1"/>
      <w:marLeft w:val="0"/>
      <w:marRight w:val="0"/>
      <w:marTop w:val="0"/>
      <w:marBottom w:val="0"/>
      <w:divBdr>
        <w:top w:val="none" w:sz="0" w:space="0" w:color="auto"/>
        <w:left w:val="none" w:sz="0" w:space="0" w:color="auto"/>
        <w:bottom w:val="none" w:sz="0" w:space="0" w:color="auto"/>
        <w:right w:val="none" w:sz="0" w:space="0" w:color="auto"/>
      </w:divBdr>
    </w:div>
    <w:div w:id="1445269010">
      <w:bodyDiv w:val="1"/>
      <w:marLeft w:val="0"/>
      <w:marRight w:val="0"/>
      <w:marTop w:val="0"/>
      <w:marBottom w:val="0"/>
      <w:divBdr>
        <w:top w:val="none" w:sz="0" w:space="0" w:color="auto"/>
        <w:left w:val="none" w:sz="0" w:space="0" w:color="auto"/>
        <w:bottom w:val="none" w:sz="0" w:space="0" w:color="auto"/>
        <w:right w:val="none" w:sz="0" w:space="0" w:color="auto"/>
      </w:divBdr>
    </w:div>
    <w:div w:id="1494568330">
      <w:bodyDiv w:val="1"/>
      <w:marLeft w:val="0"/>
      <w:marRight w:val="0"/>
      <w:marTop w:val="0"/>
      <w:marBottom w:val="0"/>
      <w:divBdr>
        <w:top w:val="none" w:sz="0" w:space="0" w:color="auto"/>
        <w:left w:val="none" w:sz="0" w:space="0" w:color="auto"/>
        <w:bottom w:val="none" w:sz="0" w:space="0" w:color="auto"/>
        <w:right w:val="none" w:sz="0" w:space="0" w:color="auto"/>
      </w:divBdr>
    </w:div>
    <w:div w:id="1515068016">
      <w:bodyDiv w:val="1"/>
      <w:marLeft w:val="0"/>
      <w:marRight w:val="0"/>
      <w:marTop w:val="0"/>
      <w:marBottom w:val="0"/>
      <w:divBdr>
        <w:top w:val="none" w:sz="0" w:space="0" w:color="auto"/>
        <w:left w:val="none" w:sz="0" w:space="0" w:color="auto"/>
        <w:bottom w:val="none" w:sz="0" w:space="0" w:color="auto"/>
        <w:right w:val="none" w:sz="0" w:space="0" w:color="auto"/>
      </w:divBdr>
    </w:div>
    <w:div w:id="1545867501">
      <w:bodyDiv w:val="1"/>
      <w:marLeft w:val="0"/>
      <w:marRight w:val="0"/>
      <w:marTop w:val="0"/>
      <w:marBottom w:val="0"/>
      <w:divBdr>
        <w:top w:val="none" w:sz="0" w:space="0" w:color="auto"/>
        <w:left w:val="none" w:sz="0" w:space="0" w:color="auto"/>
        <w:bottom w:val="none" w:sz="0" w:space="0" w:color="auto"/>
        <w:right w:val="none" w:sz="0" w:space="0" w:color="auto"/>
      </w:divBdr>
    </w:div>
    <w:div w:id="1560700893">
      <w:bodyDiv w:val="1"/>
      <w:marLeft w:val="0"/>
      <w:marRight w:val="0"/>
      <w:marTop w:val="0"/>
      <w:marBottom w:val="0"/>
      <w:divBdr>
        <w:top w:val="none" w:sz="0" w:space="0" w:color="auto"/>
        <w:left w:val="none" w:sz="0" w:space="0" w:color="auto"/>
        <w:bottom w:val="none" w:sz="0" w:space="0" w:color="auto"/>
        <w:right w:val="none" w:sz="0" w:space="0" w:color="auto"/>
      </w:divBdr>
    </w:div>
    <w:div w:id="1580942586">
      <w:bodyDiv w:val="1"/>
      <w:marLeft w:val="0"/>
      <w:marRight w:val="0"/>
      <w:marTop w:val="0"/>
      <w:marBottom w:val="0"/>
      <w:divBdr>
        <w:top w:val="none" w:sz="0" w:space="0" w:color="auto"/>
        <w:left w:val="none" w:sz="0" w:space="0" w:color="auto"/>
        <w:bottom w:val="none" w:sz="0" w:space="0" w:color="auto"/>
        <w:right w:val="none" w:sz="0" w:space="0" w:color="auto"/>
      </w:divBdr>
    </w:div>
    <w:div w:id="1597321156">
      <w:bodyDiv w:val="1"/>
      <w:marLeft w:val="0"/>
      <w:marRight w:val="0"/>
      <w:marTop w:val="0"/>
      <w:marBottom w:val="0"/>
      <w:divBdr>
        <w:top w:val="none" w:sz="0" w:space="0" w:color="auto"/>
        <w:left w:val="none" w:sz="0" w:space="0" w:color="auto"/>
        <w:bottom w:val="none" w:sz="0" w:space="0" w:color="auto"/>
        <w:right w:val="none" w:sz="0" w:space="0" w:color="auto"/>
      </w:divBdr>
    </w:div>
    <w:div w:id="1648121866">
      <w:bodyDiv w:val="1"/>
      <w:marLeft w:val="0"/>
      <w:marRight w:val="0"/>
      <w:marTop w:val="0"/>
      <w:marBottom w:val="0"/>
      <w:divBdr>
        <w:top w:val="none" w:sz="0" w:space="0" w:color="auto"/>
        <w:left w:val="none" w:sz="0" w:space="0" w:color="auto"/>
        <w:bottom w:val="none" w:sz="0" w:space="0" w:color="auto"/>
        <w:right w:val="none" w:sz="0" w:space="0" w:color="auto"/>
      </w:divBdr>
    </w:div>
    <w:div w:id="1648969228">
      <w:bodyDiv w:val="1"/>
      <w:marLeft w:val="0"/>
      <w:marRight w:val="0"/>
      <w:marTop w:val="0"/>
      <w:marBottom w:val="0"/>
      <w:divBdr>
        <w:top w:val="none" w:sz="0" w:space="0" w:color="auto"/>
        <w:left w:val="none" w:sz="0" w:space="0" w:color="auto"/>
        <w:bottom w:val="none" w:sz="0" w:space="0" w:color="auto"/>
        <w:right w:val="none" w:sz="0" w:space="0" w:color="auto"/>
      </w:divBdr>
    </w:div>
    <w:div w:id="1653172540">
      <w:bodyDiv w:val="1"/>
      <w:marLeft w:val="0"/>
      <w:marRight w:val="0"/>
      <w:marTop w:val="0"/>
      <w:marBottom w:val="0"/>
      <w:divBdr>
        <w:top w:val="none" w:sz="0" w:space="0" w:color="auto"/>
        <w:left w:val="none" w:sz="0" w:space="0" w:color="auto"/>
        <w:bottom w:val="none" w:sz="0" w:space="0" w:color="auto"/>
        <w:right w:val="none" w:sz="0" w:space="0" w:color="auto"/>
      </w:divBdr>
    </w:div>
    <w:div w:id="1690135441">
      <w:bodyDiv w:val="1"/>
      <w:marLeft w:val="0"/>
      <w:marRight w:val="0"/>
      <w:marTop w:val="0"/>
      <w:marBottom w:val="0"/>
      <w:divBdr>
        <w:top w:val="none" w:sz="0" w:space="0" w:color="auto"/>
        <w:left w:val="none" w:sz="0" w:space="0" w:color="auto"/>
        <w:bottom w:val="none" w:sz="0" w:space="0" w:color="auto"/>
        <w:right w:val="none" w:sz="0" w:space="0" w:color="auto"/>
      </w:divBdr>
    </w:div>
    <w:div w:id="1748112486">
      <w:bodyDiv w:val="1"/>
      <w:marLeft w:val="0"/>
      <w:marRight w:val="0"/>
      <w:marTop w:val="0"/>
      <w:marBottom w:val="0"/>
      <w:divBdr>
        <w:top w:val="none" w:sz="0" w:space="0" w:color="auto"/>
        <w:left w:val="none" w:sz="0" w:space="0" w:color="auto"/>
        <w:bottom w:val="none" w:sz="0" w:space="0" w:color="auto"/>
        <w:right w:val="none" w:sz="0" w:space="0" w:color="auto"/>
      </w:divBdr>
    </w:div>
    <w:div w:id="1801531317">
      <w:bodyDiv w:val="1"/>
      <w:marLeft w:val="0"/>
      <w:marRight w:val="0"/>
      <w:marTop w:val="0"/>
      <w:marBottom w:val="0"/>
      <w:divBdr>
        <w:top w:val="none" w:sz="0" w:space="0" w:color="auto"/>
        <w:left w:val="none" w:sz="0" w:space="0" w:color="auto"/>
        <w:bottom w:val="none" w:sz="0" w:space="0" w:color="auto"/>
        <w:right w:val="none" w:sz="0" w:space="0" w:color="auto"/>
      </w:divBdr>
    </w:div>
    <w:div w:id="1820461058">
      <w:bodyDiv w:val="1"/>
      <w:marLeft w:val="0"/>
      <w:marRight w:val="0"/>
      <w:marTop w:val="0"/>
      <w:marBottom w:val="0"/>
      <w:divBdr>
        <w:top w:val="none" w:sz="0" w:space="0" w:color="auto"/>
        <w:left w:val="none" w:sz="0" w:space="0" w:color="auto"/>
        <w:bottom w:val="none" w:sz="0" w:space="0" w:color="auto"/>
        <w:right w:val="none" w:sz="0" w:space="0" w:color="auto"/>
      </w:divBdr>
    </w:div>
    <w:div w:id="1824201405">
      <w:bodyDiv w:val="1"/>
      <w:marLeft w:val="0"/>
      <w:marRight w:val="0"/>
      <w:marTop w:val="0"/>
      <w:marBottom w:val="0"/>
      <w:divBdr>
        <w:top w:val="none" w:sz="0" w:space="0" w:color="auto"/>
        <w:left w:val="none" w:sz="0" w:space="0" w:color="auto"/>
        <w:bottom w:val="none" w:sz="0" w:space="0" w:color="auto"/>
        <w:right w:val="none" w:sz="0" w:space="0" w:color="auto"/>
      </w:divBdr>
    </w:div>
    <w:div w:id="1869835939">
      <w:bodyDiv w:val="1"/>
      <w:marLeft w:val="0"/>
      <w:marRight w:val="0"/>
      <w:marTop w:val="0"/>
      <w:marBottom w:val="0"/>
      <w:divBdr>
        <w:top w:val="none" w:sz="0" w:space="0" w:color="auto"/>
        <w:left w:val="none" w:sz="0" w:space="0" w:color="auto"/>
        <w:bottom w:val="none" w:sz="0" w:space="0" w:color="auto"/>
        <w:right w:val="none" w:sz="0" w:space="0" w:color="auto"/>
      </w:divBdr>
    </w:div>
    <w:div w:id="1870953342">
      <w:bodyDiv w:val="1"/>
      <w:marLeft w:val="0"/>
      <w:marRight w:val="0"/>
      <w:marTop w:val="0"/>
      <w:marBottom w:val="0"/>
      <w:divBdr>
        <w:top w:val="none" w:sz="0" w:space="0" w:color="auto"/>
        <w:left w:val="none" w:sz="0" w:space="0" w:color="auto"/>
        <w:bottom w:val="none" w:sz="0" w:space="0" w:color="auto"/>
        <w:right w:val="none" w:sz="0" w:space="0" w:color="auto"/>
      </w:divBdr>
    </w:div>
    <w:div w:id="1878008546">
      <w:bodyDiv w:val="1"/>
      <w:marLeft w:val="0"/>
      <w:marRight w:val="0"/>
      <w:marTop w:val="0"/>
      <w:marBottom w:val="0"/>
      <w:divBdr>
        <w:top w:val="none" w:sz="0" w:space="0" w:color="auto"/>
        <w:left w:val="none" w:sz="0" w:space="0" w:color="auto"/>
        <w:bottom w:val="none" w:sz="0" w:space="0" w:color="auto"/>
        <w:right w:val="none" w:sz="0" w:space="0" w:color="auto"/>
      </w:divBdr>
    </w:div>
    <w:div w:id="1880512285">
      <w:bodyDiv w:val="1"/>
      <w:marLeft w:val="0"/>
      <w:marRight w:val="0"/>
      <w:marTop w:val="0"/>
      <w:marBottom w:val="0"/>
      <w:divBdr>
        <w:top w:val="none" w:sz="0" w:space="0" w:color="auto"/>
        <w:left w:val="none" w:sz="0" w:space="0" w:color="auto"/>
        <w:bottom w:val="none" w:sz="0" w:space="0" w:color="auto"/>
        <w:right w:val="none" w:sz="0" w:space="0" w:color="auto"/>
      </w:divBdr>
    </w:div>
    <w:div w:id="1888952711">
      <w:bodyDiv w:val="1"/>
      <w:marLeft w:val="0"/>
      <w:marRight w:val="0"/>
      <w:marTop w:val="0"/>
      <w:marBottom w:val="0"/>
      <w:divBdr>
        <w:top w:val="none" w:sz="0" w:space="0" w:color="auto"/>
        <w:left w:val="none" w:sz="0" w:space="0" w:color="auto"/>
        <w:bottom w:val="none" w:sz="0" w:space="0" w:color="auto"/>
        <w:right w:val="none" w:sz="0" w:space="0" w:color="auto"/>
      </w:divBdr>
    </w:div>
    <w:div w:id="1891189556">
      <w:bodyDiv w:val="1"/>
      <w:marLeft w:val="0"/>
      <w:marRight w:val="0"/>
      <w:marTop w:val="0"/>
      <w:marBottom w:val="0"/>
      <w:divBdr>
        <w:top w:val="none" w:sz="0" w:space="0" w:color="auto"/>
        <w:left w:val="none" w:sz="0" w:space="0" w:color="auto"/>
        <w:bottom w:val="none" w:sz="0" w:space="0" w:color="auto"/>
        <w:right w:val="none" w:sz="0" w:space="0" w:color="auto"/>
      </w:divBdr>
    </w:div>
    <w:div w:id="1944995870">
      <w:bodyDiv w:val="1"/>
      <w:marLeft w:val="0"/>
      <w:marRight w:val="0"/>
      <w:marTop w:val="0"/>
      <w:marBottom w:val="0"/>
      <w:divBdr>
        <w:top w:val="none" w:sz="0" w:space="0" w:color="auto"/>
        <w:left w:val="none" w:sz="0" w:space="0" w:color="auto"/>
        <w:bottom w:val="none" w:sz="0" w:space="0" w:color="auto"/>
        <w:right w:val="none" w:sz="0" w:space="0" w:color="auto"/>
      </w:divBdr>
    </w:div>
    <w:div w:id="1952857264">
      <w:bodyDiv w:val="1"/>
      <w:marLeft w:val="0"/>
      <w:marRight w:val="0"/>
      <w:marTop w:val="0"/>
      <w:marBottom w:val="0"/>
      <w:divBdr>
        <w:top w:val="none" w:sz="0" w:space="0" w:color="auto"/>
        <w:left w:val="none" w:sz="0" w:space="0" w:color="auto"/>
        <w:bottom w:val="none" w:sz="0" w:space="0" w:color="auto"/>
        <w:right w:val="none" w:sz="0" w:space="0" w:color="auto"/>
      </w:divBdr>
    </w:div>
    <w:div w:id="1954244947">
      <w:bodyDiv w:val="1"/>
      <w:marLeft w:val="0"/>
      <w:marRight w:val="0"/>
      <w:marTop w:val="0"/>
      <w:marBottom w:val="0"/>
      <w:divBdr>
        <w:top w:val="none" w:sz="0" w:space="0" w:color="auto"/>
        <w:left w:val="none" w:sz="0" w:space="0" w:color="auto"/>
        <w:bottom w:val="none" w:sz="0" w:space="0" w:color="auto"/>
        <w:right w:val="none" w:sz="0" w:space="0" w:color="auto"/>
      </w:divBdr>
    </w:div>
    <w:div w:id="1988319881">
      <w:bodyDiv w:val="1"/>
      <w:marLeft w:val="0"/>
      <w:marRight w:val="0"/>
      <w:marTop w:val="0"/>
      <w:marBottom w:val="0"/>
      <w:divBdr>
        <w:top w:val="none" w:sz="0" w:space="0" w:color="auto"/>
        <w:left w:val="none" w:sz="0" w:space="0" w:color="auto"/>
        <w:bottom w:val="none" w:sz="0" w:space="0" w:color="auto"/>
        <w:right w:val="none" w:sz="0" w:space="0" w:color="auto"/>
      </w:divBdr>
    </w:div>
    <w:div w:id="1995528452">
      <w:bodyDiv w:val="1"/>
      <w:marLeft w:val="0"/>
      <w:marRight w:val="0"/>
      <w:marTop w:val="0"/>
      <w:marBottom w:val="0"/>
      <w:divBdr>
        <w:top w:val="none" w:sz="0" w:space="0" w:color="auto"/>
        <w:left w:val="none" w:sz="0" w:space="0" w:color="auto"/>
        <w:bottom w:val="none" w:sz="0" w:space="0" w:color="auto"/>
        <w:right w:val="none" w:sz="0" w:space="0" w:color="auto"/>
      </w:divBdr>
    </w:div>
    <w:div w:id="21037165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7.emf"/><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0.png"/><Relationship Id="rId46" Type="http://schemas.openxmlformats.org/officeDocument/2006/relationships/image" Target="media/image38.png"/><Relationship Id="rId59"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3.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header" Target="header3.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package" Target="embeddings/Microsoft_PowerPoint_Presentation.pptx"/><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s>
</file>

<file path=word/_rels/header2.xml.rels><?xml version="1.0" encoding="UTF-8" standalone="yes"?>
<Relationships xmlns="http://schemas.openxmlformats.org/package/2006/relationships"><Relationship Id="rId1" Type="http://schemas.openxmlformats.org/officeDocument/2006/relationships/image" Target="media/image4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D070DBB-DA16-451A-AF3F-D02C39D9CE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14802</TotalTime>
  <Pages>39</Pages>
  <Words>3509</Words>
  <Characters>20007</Characters>
  <Application>Microsoft Office Word</Application>
  <DocSecurity>0</DocSecurity>
  <Lines>166</Lines>
  <Paragraphs>46</Paragraphs>
  <ScaleCrop>false</ScaleCrop>
  <Company/>
  <LinksUpToDate>false</LinksUpToDate>
  <CharactersWithSpaces>23470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shkstart</dc:creator>
  <cp:lastModifiedBy>徐 靖博</cp:lastModifiedBy>
  <cp:revision>460</cp:revision>
  <cp:lastPrinted>2014-02-13T02:31:00Z</cp:lastPrinted>
  <dcterms:created xsi:type="dcterms:W3CDTF">2013-07-13T17:44:00Z</dcterms:created>
  <dcterms:modified xsi:type="dcterms:W3CDTF">2019-05-21T14:59:00Z</dcterms:modified>
</cp:coreProperties>
</file>